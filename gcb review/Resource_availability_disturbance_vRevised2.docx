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2"/>
        <w:spacing w:line="480" w:lineRule="auto"/>
        <w:rPr>
          <w:rFonts w:ascii="Times New Roman" w:hAnsi="Times New Roman" w:cs="Times New Roman"/>
          <w:sz w:val="24"/>
          <w:szCs w:val="24"/>
        </w:rPr>
      </w:pPr>
      <w:r>
        <w:rPr>
          <w:rFonts w:ascii="Times New Roman" w:hAnsi="Times New Roman" w:cs="Times New Roman"/>
          <w:i/>
          <w:sz w:val="24"/>
          <w:szCs w:val="24"/>
        </w:rPr>
        <w:t>Tall trees are key drivers of ecosystem processes in tropical forest, but the controls on the distribution of the very tallest trees remain poorly understood. The recent discovery of grove of trees over 80 meters tall in the Amazon forest requires a reevaluation of current thinking. We used high-resolution airborne laser surveys to measure canopy height across 282,750 ha of old-growth and second grow</w:t>
      </w:r>
      <w:r>
        <w:rPr>
          <w:rFonts w:hint="default" w:ascii="Times New Roman" w:hAnsi="Times New Roman" w:cs="Times New Roman"/>
          <w:i/>
          <w:sz w:val="24"/>
          <w:szCs w:val="24"/>
          <w:lang w:val="pt-BR"/>
        </w:rPr>
        <w:t>th</w:t>
      </w:r>
      <w:r>
        <w:rPr>
          <w:rFonts w:ascii="Times New Roman" w:hAnsi="Times New Roman" w:cs="Times New Roman"/>
          <w:i/>
          <w:sz w:val="24"/>
          <w:szCs w:val="24"/>
        </w:rPr>
        <w:t xml:space="preserve"> forests randomly sampling the entire Brazilian Amazon. </w:t>
      </w:r>
      <w:r>
        <w:rPr>
          <w:rFonts w:ascii="Times New Roman" w:hAnsi="Times New Roman" w:cs="Times New Roman"/>
          <w:i/>
          <w:color w:val="0000FF"/>
          <w:sz w:val="24"/>
          <w:szCs w:val="24"/>
          <w:lang w:val="en-GB"/>
        </w:rPr>
        <w:t xml:space="preserve">We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through </w:t>
      </w:r>
      <w:r>
        <w:rPr>
          <w:rFonts w:ascii="Times New Roman" w:hAnsi="Times New Roman" w:cs="Times New Roman"/>
          <w:i/>
          <w:color w:val="0000FF"/>
          <w:sz w:val="24"/>
          <w:szCs w:val="24"/>
        </w:rPr>
        <w:t xml:space="preserve">the relations between the occurrence of giant trees and  environmental factors. Common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color w:val="0000FF"/>
          <w:sz w:val="24"/>
          <w:szCs w:val="24"/>
          <w:highlight w:val="none"/>
        </w:rPr>
        <w:t>We found that changes in wind and light availability drive giant tree distribution as much as precipitation and temperature, together shaping the forest structure of the Brazilian Amazon.</w:t>
      </w:r>
      <w:r>
        <w:rPr>
          <w:rFonts w:ascii="Times New Roman" w:hAnsi="Times New Roman" w:cs="Times New Roman"/>
          <w:i/>
          <w:color w:val="0000FF"/>
          <w:sz w:val="24"/>
          <w:szCs w:val="24"/>
          <w:highlight w:val="none"/>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29"/>
        <w:spacing w:line="480" w:lineRule="auto"/>
        <w:rPr>
          <w:rFonts w:ascii="Times New Roman" w:hAnsi="Times New Roman" w:cs="Times New Roman"/>
        </w:rPr>
      </w:pPr>
      <w:r>
        <w:rPr>
          <w:rFonts w:ascii="Times New Roman" w:hAnsi="Times New Roman" w:cs="Times New Roman"/>
        </w:rPr>
        <w:t xml:space="preserve">The Amazon is the largest tropical forest on Earth, covering 5.5 million square kilometers, and storing </w:t>
      </w:r>
      <w:commentRangeStart w:id="0"/>
      <w:r>
        <w:rPr>
          <w:rFonts w:ascii="Times New Roman" w:hAnsi="Times New Roman" w:cs="Times New Roman"/>
        </w:rPr>
        <w:t>~ 17% of all vegetation carbon</w:t>
      </w:r>
      <w:commentRangeEnd w:id="0"/>
      <w:r>
        <w:rPr>
          <w:rStyle w:val="21"/>
        </w:rPr>
        <w:commentReference w:id="0"/>
      </w:r>
      <w:r>
        <w:rPr>
          <w:rFonts w:ascii="Times New Roman" w:hAnsi="Times New Roman" w:cs="Times New Roman"/>
        </w:rPr>
        <w:t xml:space="preserve">.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1998;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shown the occurrence of tall </w:t>
      </w:r>
      <w:r>
        <w:rPr>
          <w:rFonts w:ascii="Times New Roman" w:hAnsi="Times New Roman" w:cs="Times New Roman"/>
          <w:color w:val="0000FF"/>
          <w:lang w:val="en-US"/>
        </w:rPr>
        <w:t>canopy regions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that govern Amazon tree growth (</w:t>
      </w:r>
      <w:r>
        <w:rPr>
          <w:rFonts w:ascii="Times New Roman" w:hAnsi="Times New Roman" w:cs="Times New Roman"/>
          <w:color w:val="0000FF"/>
          <w:lang w:val="en-GB"/>
        </w:rPr>
        <w:t xml:space="preserve">Lefsky 2010; Simard et al., 2011; </w:t>
      </w:r>
      <w:r>
        <w:rPr>
          <w:rFonts w:ascii="Times New Roman" w:hAnsi="Times New Roman" w:cs="Times New Roman"/>
        </w:rPr>
        <w:t>Larjavaara, 2013</w:t>
      </w:r>
      <w:r>
        <w:rPr>
          <w:rFonts w:ascii="Times New Roman" w:hAnsi="Times New Roman" w:cs="Times New Roman"/>
          <w:lang w:val="en-GB"/>
        </w:rPr>
        <w:t xml:space="preserve">; </w:t>
      </w:r>
      <w:r>
        <w:rPr>
          <w:rFonts w:ascii="Times New Roman" w:hAnsi="Times New Roman" w:cs="Times New Roman"/>
          <w:color w:val="0000FF"/>
          <w:lang w:val="en-GB"/>
        </w:rPr>
        <w:t>Tao et al., 2016</w:t>
      </w:r>
      <w:r>
        <w:rPr>
          <w:rFonts w:ascii="Times New Roman" w:hAnsi="Times New Roman" w:cs="Times New Roman"/>
          <w:color w:val="0000FF"/>
          <w:lang w:val="pt-PT"/>
        </w:rPr>
        <w:t>a</w:t>
      </w:r>
      <w:r>
        <w:rPr>
          <w:rFonts w:ascii="Times New Roman" w:hAnsi="Times New Roman" w:cs="Times New Roman"/>
          <w:color w:val="0000FF"/>
        </w:rPr>
        <w:t xml:space="preserve">). </w:t>
      </w:r>
      <w:r>
        <w:rPr>
          <w:rFonts w:ascii="Times New Roman" w:hAnsi="Times New Roman" w:cs="Times New Roman"/>
          <w:color w:val="0000FF"/>
          <w:lang w:val="en-US"/>
        </w:rPr>
        <w:t>However, t</w:t>
      </w:r>
      <w:r>
        <w:rPr>
          <w:rFonts w:ascii="Times New Roman" w:hAnsi="Times New Roman" w:cs="Times New Roman"/>
          <w:color w:val="0000FF"/>
        </w:rPr>
        <w:t xml:space="preserve">he recent </w:t>
      </w:r>
      <w:r>
        <w:rPr>
          <w:rFonts w:ascii="Times New Roman" w:hAnsi="Times New Roman" w:cs="Times New Roman"/>
          <w:color w:val="0000FF"/>
          <w:lang w:val="en-US"/>
        </w:rPr>
        <w:t>confirmation of the existence</w:t>
      </w:r>
      <w:r>
        <w:rPr>
          <w:rFonts w:ascii="Times New Roman" w:hAnsi="Times New Roman" w:cs="Times New Roman"/>
          <w:color w:val="0000FF"/>
          <w:lang w:val="pt-BR"/>
        </w:rPr>
        <w:t xml:space="preserv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ascii="Times New Roman" w:hAnsi="Times New Roman" w:cs="Times New Roman"/>
          <w:color w:val="0000FF"/>
          <w:lang w:val="pt-BR"/>
        </w:rPr>
        <w:t xml:space="preserve">tree </w:t>
      </w:r>
      <w:r>
        <w:rPr>
          <w:rFonts w:ascii="Times New Roman" w:hAnsi="Times New Roman" w:cs="Times New Roman"/>
          <w:color w:val="0000FF"/>
          <w:lang w:val="en-GB"/>
        </w:rPr>
        <w:t>height is shaped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To reach such immense size, trees must fulfill at least three conditions:  They must (1) have evolved to be capable of transporting water to great heights overcoming highly negative water potentials </w:t>
      </w:r>
      <w:r>
        <w:rPr>
          <w:rFonts w:ascii="Times New Roman" w:hAnsi="Times New Roman" w:cs="Times New Roman"/>
          <w:color w:val="0000FF"/>
          <w:lang w:val="en-GB"/>
        </w:rPr>
        <w:t>(Koch et al., 2004; Niklas, 2007; McDowell et al., 2008)</w:t>
      </w:r>
      <w:r>
        <w:rPr>
          <w:rFonts w:ascii="Times New Roman" w:hAnsi="Times New Roman" w:cs="Times New Roman"/>
          <w:color w:val="0000FF"/>
        </w:rPr>
        <w:t>;  (2) inhabit an area with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from the products of photosynthesis.  In contrast,</w:t>
      </w:r>
      <w:r>
        <w:rPr>
          <w:rFonts w:ascii="Times New Roman" w:hAnsi="Times New Roman" w:cs="Times New Roman"/>
          <w:lang w:val="en-GB"/>
        </w:rPr>
        <w:t xml:space="preserve"> n</w:t>
      </w:r>
      <w:r>
        <w:rPr>
          <w:rFonts w:ascii="Times New Roman" w:hAnsi="Times New Roman" w:cs="Times New Roman"/>
        </w:rPr>
        <w:t xml:space="preserve">atural disturbances (e.g. </w:t>
      </w:r>
      <w:r>
        <w:rPr>
          <w:rFonts w:ascii="Times New Roman" w:hAnsi="Times New Roman" w:cs="Times New Roman"/>
          <w:lang w:val="pt-BR"/>
        </w:rPr>
        <w:t>wind-throw</w:t>
      </w:r>
      <w:r>
        <w:rPr>
          <w:rFonts w:ascii="Times New Roman" w:hAnsi="Times New Roman" w:cs="Times New Roman"/>
        </w:rPr>
        <w:t>, drought, or lightning and anthropogenic actions (e.g. selective logging, forest fragmentation) increase the likelihood of mortality and limit the time available for trees to grow taller (Bennett et al., 2015; Yanoviak et al., 2019; Almeida et al., 2019</w:t>
      </w:r>
      <w:r>
        <w:rPr>
          <w:rFonts w:ascii="Times New Roman" w:hAnsi="Times New Roman" w:cs="Times New Roman"/>
          <w:lang w:val="pt-PT"/>
        </w:rPr>
        <w:t xml:space="preserve">; </w:t>
      </w:r>
      <w:r>
        <w:rPr>
          <w:rFonts w:ascii="Times New Roman" w:hAnsi="Times New Roman" w:cs="Times New Roman"/>
        </w:rPr>
        <w:t xml:space="preserve">Powers et al., 2020).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because about 42% of the total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ascii="Times New Roman" w:hAnsi="Times New Roman" w:cs="Times New Roman"/>
        </w:rPr>
      </w:pPr>
      <w:r>
        <w:rPr>
          <w:rFonts w:ascii="Times New Roman" w:hAnsi="Times New Roman" w:cs="Times New Roman"/>
          <w:color w:val="0000FF"/>
          <w:lang w:val="en-GB"/>
        </w:rPr>
        <w:t>T</w:t>
      </w:r>
      <w:r>
        <w:rPr>
          <w:rFonts w:ascii="Times New Roman" w:hAnsi="Times New Roman" w:cs="Times New Roman"/>
          <w:color w:val="0000FF"/>
        </w:rPr>
        <w:t>he question of how resource</w:t>
      </w:r>
      <w:r>
        <w:rPr>
          <w:rFonts w:ascii="Times New Roman" w:hAnsi="Times New Roman" w:cs="Times New Roman"/>
          <w:color w:val="0000FF"/>
          <w:lang w:val="en-GB"/>
        </w:rPr>
        <w:t>s</w:t>
      </w:r>
      <w:r>
        <w:rPr>
          <w:rFonts w:ascii="Times New Roman" w:hAnsi="Times New Roman" w:cs="Times New Roman"/>
          <w:color w:val="0000FF"/>
        </w:rPr>
        <w:t xml:space="preserve"> and disturbances determine </w:t>
      </w:r>
      <w:r>
        <w:rPr>
          <w:rFonts w:ascii="Times New Roman" w:hAnsi="Times New Roman" w:cs="Times New Roman"/>
          <w:color w:val="0000FF"/>
          <w:lang w:val="en-GB"/>
        </w:rPr>
        <w:t xml:space="preserve">maximum tree </w:t>
      </w:r>
      <w:r>
        <w:rPr>
          <w:rFonts w:ascii="Times New Roman" w:hAnsi="Times New Roman" w:cs="Times New Roman"/>
          <w:color w:val="0000FF"/>
        </w:rPr>
        <w:t>height across the Amazon has not been fully explored.</w:t>
      </w:r>
      <w:r>
        <w:rPr>
          <w:rFonts w:ascii="Times New Roman" w:hAnsi="Times New Roman" w:cs="Times New Roman"/>
          <w:color w:val="0000FF"/>
          <w:lang w:val="pt-BR"/>
        </w:rPr>
        <w:t xml:space="preserve"> </w:t>
      </w:r>
      <w:r>
        <w:rPr>
          <w:rFonts w:ascii="Times New Roman" w:hAnsi="Times New Roman" w:cs="Times New Roman"/>
          <w:color w:val="0000FF"/>
        </w:rPr>
        <w:t xml:space="preserve">In this study, we employed the largest airborne </w:t>
      </w:r>
      <w:r>
        <w:rPr>
          <w:rFonts w:hint="default" w:ascii="Times New Roman" w:hAnsi="Times New Roman" w:cs="Times New Roman"/>
          <w:color w:val="0000FF"/>
          <w:lang w:val="pt-BR"/>
        </w:rPr>
        <w:t xml:space="preserve">LiDAR </w:t>
      </w:r>
      <w:r>
        <w:rPr>
          <w:rFonts w:ascii="Times New Roman" w:hAnsi="Times New Roman" w:cs="Times New Roman"/>
          <w:color w:val="0000FF"/>
        </w:rPr>
        <w:t xml:space="preserve">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remotely sensed environmental variables to the maximum height recorded in the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29"/>
        <w:spacing w:line="480" w:lineRule="auto"/>
        <w:rPr>
          <w:rFonts w:ascii="Times New Roman" w:hAnsi="Times New Roman" w:cs="Times New Roman"/>
          <w:lang w:val="en-US"/>
        </w:rPr>
      </w:pPr>
      <w:r>
        <w:rPr>
          <w:rFonts w:ascii="Times New Roman" w:hAnsi="Times New Roman" w:cs="Times New Roman"/>
        </w:rPr>
        <w:t>Between 2016 and 2018, an airborne mission (held by National Institute for Space Research - INPE and funded by Amazon Fund) collected airborne LiDAR data from 906 transects of 375 ha (12.5 x 0.3 km) each</w:t>
      </w:r>
      <w:r>
        <w:rPr>
          <w:rFonts w:hint="default" w:ascii="Times New Roman" w:hAnsi="Times New Roman" w:cs="Times New Roman"/>
          <w:lang w:val="pt-BR"/>
        </w:rPr>
        <w:t xml:space="preserve">. Most of them were </w:t>
      </w:r>
      <w:r>
        <w:rPr>
          <w:rFonts w:ascii="Times New Roman" w:hAnsi="Times New Roman" w:cs="Times New Roman"/>
        </w:rPr>
        <w:t>randomly spread across old-growth and second growth forests defined by the PRODES database - layer mask of old-growth forests (</w:t>
      </w:r>
      <w:r>
        <w:rPr>
          <w:rFonts w:ascii="Times New Roman" w:hAnsi="Times New Roman" w:cs="Times New Roman"/>
          <w:b/>
        </w:rPr>
        <w:t>PRODES, INPE</w:t>
      </w:r>
      <w:r>
        <w:rPr>
          <w:rFonts w:ascii="Times New Roman" w:hAnsi="Times New Roman" w:cs="Times New Roman"/>
        </w:rPr>
        <w:t>, 2016) and by the TerraClass database - a layer mask of second growth forest (</w:t>
      </w:r>
      <w:r>
        <w:rPr>
          <w:rFonts w:ascii="Times New Roman" w:hAnsi="Times New Roman" w:cs="Times New Roman"/>
          <w:b/>
        </w:rPr>
        <w:t>TerraClass, INPE</w:t>
      </w:r>
      <w:r>
        <w:rPr>
          <w:rFonts w:ascii="Times New Roman" w:hAnsi="Times New Roman" w:cs="Times New Roman"/>
        </w:rPr>
        <w:t>, 2014). </w:t>
      </w:r>
      <w:r>
        <w:rPr>
          <w:rFonts w:hint="default" w:ascii="Times New Roman" w:hAnsi="Times New Roman" w:cs="Times New Roman"/>
          <w:lang w:val="pt-BR"/>
        </w:rPr>
        <w:t xml:space="preserve">Few transects were intentionally overlap to field plots to allow model biomass calibration. </w:t>
      </w:r>
      <w:r>
        <w:rPr>
          <w:rFonts w:ascii="Times New Roman" w:hAnsi="Times New Roman" w:cs="Times New Roman"/>
        </w:rPr>
        <w:t>Details about LiDAR parameterization, processing, and the EBA project characteristics can be consulted in </w:t>
      </w:r>
      <w:r>
        <w:rPr>
          <w:rFonts w:ascii="Times New Roman" w:hAnsi="Times New Roman" w:cs="Times New Roman"/>
          <w:lang w:val="pt-PT"/>
        </w:rPr>
        <w:t xml:space="preserve">the supplementary material from </w:t>
      </w:r>
      <w:r>
        <w:rPr>
          <w:rFonts w:ascii="Times New Roman" w:hAnsi="Times New Roman" w:cs="Times New Roman"/>
        </w:rPr>
        <w:t>Gorgens et al.</w:t>
      </w:r>
      <w:r>
        <w:rPr>
          <w:rFonts w:ascii="Times New Roman" w:hAnsi="Times New Roman" w:cs="Times New Roman"/>
          <w:lang w:val="pt-PT"/>
        </w:rPr>
        <w:t xml:space="preserve"> (</w:t>
      </w:r>
      <w:r>
        <w:rPr>
          <w:rFonts w:ascii="Times New Roman" w:hAnsi="Times New Roman" w:cs="Times New Roman"/>
        </w:rPr>
        <w:t>2019). Briefly, the average pulse density was 4 pulses m</w:t>
      </w:r>
      <w:r>
        <w:rPr>
          <w:rFonts w:ascii="Times New Roman" w:hAnsi="Times New Roman" w:cs="Times New Roman"/>
          <w:vertAlign w:val="superscript"/>
        </w:rPr>
        <w:t>−2</w:t>
      </w:r>
      <w:r>
        <w:rPr>
          <w:rFonts w:ascii="Times New Roman" w:hAnsi="Times New Roman" w:cs="Times New Roman"/>
        </w:rPr>
        <w:t xml:space="preserve">, the field of view equal to 30°, and flying altitude of 600 m. The pulse footprint was set to be below 30 cm, based on a divergence angle between 0.1 and 0.3 mrad. Each transect was processed by identifying the returns from the ground and interpolating a 1m spatial resolution digital terrain model (DTM) from them. Then, the DTM was employed to calculate the heights above ground from the returns from vegetation. The uppermost vegetation heights were then employed to compute a canopy height model CHM at the same spatial resolution as the DTM.  While errors in estimation of terrain height can affect tree height estimations, previous studies in tropical forests show that </w:t>
      </w:r>
      <w:r>
        <w:rPr>
          <w:rFonts w:ascii="Times New Roman" w:hAnsi="Times New Roman" w:cs="Times New Roman"/>
          <w:lang w:val="en-US"/>
        </w:rPr>
        <w:t xml:space="preserve">LiDAR surveys with at least 4 </w:t>
      </w:r>
      <w:r>
        <w:rPr>
          <w:rFonts w:ascii="Times New Roman" w:hAnsi="Times New Roman" w:cs="Times New Roman"/>
        </w:rPr>
        <w:t>returns</w:t>
      </w:r>
      <w:r>
        <w:rPr>
          <w:rFonts w:ascii="Times New Roman" w:hAnsi="Times New Roman" w:cs="Times New Roman"/>
          <w:lang w:val="en-US"/>
        </w:rPr>
        <w:t xml:space="preserve"> per </w:t>
      </w: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lang w:val="en-US"/>
        </w:rPr>
        <w:t xml:space="preserve"> have high penetration </w:t>
      </w:r>
      <w:r>
        <w:rPr>
          <w:rFonts w:ascii="Times New Roman" w:hAnsi="Times New Roman" w:cs="Times New Roman"/>
        </w:rPr>
        <w:t>through the</w:t>
      </w:r>
      <w:r>
        <w:rPr>
          <w:rFonts w:ascii="Times New Roman" w:hAnsi="Times New Roman" w:cs="Times New Roman"/>
          <w:lang w:val="en-US"/>
        </w:rPr>
        <w:t xml:space="preserve"> canopy </w:t>
      </w:r>
      <w:r>
        <w:rPr>
          <w:rFonts w:ascii="Times New Roman" w:hAnsi="Times New Roman" w:cs="Times New Roman"/>
        </w:rPr>
        <w:t xml:space="preserve">permitting accurate DTM generation and tree </w:t>
      </w:r>
      <w:r>
        <w:rPr>
          <w:rFonts w:ascii="Times New Roman" w:hAnsi="Times New Roman" w:cs="Times New Roman"/>
          <w:lang w:val="en-US"/>
        </w:rPr>
        <w:t xml:space="preserve">height estimation (Clark et al., 2004; Glenn et al., 2011; </w:t>
      </w:r>
      <w:r>
        <w:rPr>
          <w:rFonts w:ascii="Times New Roman" w:hAnsi="Times New Roman" w:cs="Times New Roman"/>
        </w:rPr>
        <w:t xml:space="preserve">Leitold et al. 2015; </w:t>
      </w:r>
      <w:r>
        <w:rPr>
          <w:rFonts w:ascii="Times New Roman" w:hAnsi="Times New Roman" w:cs="Times New Roman"/>
          <w:lang w:val="en-US"/>
        </w:rPr>
        <w:t>Andrade et al., 2018).</w:t>
      </w:r>
    </w:p>
    <w:p>
      <w:pPr>
        <w:pStyle w:val="29"/>
        <w:spacing w:line="480" w:lineRule="auto"/>
        <w:rPr>
          <w:rFonts w:ascii="Times New Roman" w:hAnsi="Times New Roman" w:cs="Times New Roman"/>
        </w:rPr>
      </w:pPr>
    </w:p>
    <w:p>
      <w:pPr>
        <w:pStyle w:val="3"/>
        <w:spacing w:line="480" w:lineRule="auto"/>
        <w:rPr>
          <w:rFonts w:ascii="Times New Roman" w:hAnsi="Times New Roman" w:cs="Times New Roman"/>
          <w:i/>
          <w:iCs/>
          <w:color w:val="0000FF"/>
          <w:lang w:val="en-GB"/>
        </w:rPr>
      </w:pPr>
      <w:commentRangeStart w:id="1"/>
      <w:r>
        <w:rPr>
          <w:rFonts w:ascii="Times New Roman" w:hAnsi="Times New Roman" w:cs="Times New Roman"/>
          <w:color w:val="0000FF"/>
          <w:lang w:val="en-GB"/>
        </w:rPr>
        <w:t>A forest consists of superimposed groups</w:t>
      </w:r>
      <w:r>
        <w:rPr>
          <w:rFonts w:hint="default" w:ascii="Times New Roman" w:hAnsi="Times New Roman" w:cs="Times New Roman"/>
          <w:color w:val="0000FF"/>
          <w:lang w:val="pt-BR"/>
        </w:rPr>
        <w:t xml:space="preserve"> of plants </w:t>
      </w:r>
      <w:r>
        <w:rPr>
          <w:rFonts w:ascii="Times New Roman" w:hAnsi="Times New Roman" w:cs="Times New Roman"/>
          <w:color w:val="0000FF"/>
          <w:lang w:val="en-GB"/>
        </w:rPr>
        <w:t xml:space="preserve">that occur in different combinations over the landscape, and each </w:t>
      </w:r>
      <w:r>
        <w:rPr>
          <w:rFonts w:hint="default" w:ascii="Times New Roman" w:hAnsi="Times New Roman" w:cs="Times New Roman"/>
          <w:color w:val="0000FF"/>
          <w:lang w:val="pt-BR"/>
        </w:rPr>
        <w:t xml:space="preserve">individual </w:t>
      </w:r>
      <w:r>
        <w:rPr>
          <w:rFonts w:ascii="Times New Roman" w:hAnsi="Times New Roman" w:cs="Times New Roman"/>
          <w:color w:val="0000FF"/>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r>
        <w:rPr>
          <w:rFonts w:ascii="Times New Roman" w:hAnsi="Times New Roman"/>
          <w:color w:val="0000FF"/>
          <w:lang w:val="pt-PT"/>
        </w:rPr>
        <w:t>For the reasons above, a</w:t>
      </w:r>
      <w:r>
        <w:rPr>
          <w:rFonts w:ascii="Times New Roman" w:hAnsi="Times New Roman" w:cs="Times New Roman"/>
          <w:color w:val="0000FF"/>
          <w:lang w:val="en-GB"/>
        </w:rPr>
        <w:t xml:space="preserve"> single </w:t>
      </w:r>
      <w:r>
        <w:rPr>
          <w:rFonts w:ascii="Times New Roman" w:hAnsi="Times New Roman" w:cs="Times New Roman"/>
          <w:color w:val="0000FF"/>
        </w:rPr>
        <w:t>tallest tree was identified</w:t>
      </w:r>
      <w:r>
        <w:rPr>
          <w:rFonts w:ascii="Times New Roman" w:hAnsi="Times New Roman" w:cs="Times New Roman"/>
          <w:color w:val="0000FF"/>
          <w:lang w:val="en-GB"/>
        </w:rPr>
        <w:t xml:space="preserve">, </w:t>
      </w:r>
      <w:r>
        <w:rPr>
          <w:rFonts w:ascii="Times New Roman" w:hAnsi="Times New Roman" w:cs="Times New Roman"/>
          <w:color w:val="0000FF"/>
          <w:lang w:val="pt-BR"/>
        </w:rPr>
        <w:t xml:space="preserve">located and </w:t>
      </w:r>
      <w:r>
        <w:rPr>
          <w:rFonts w:ascii="Times New Roman" w:hAnsi="Times New Roman" w:cs="Times New Roman"/>
          <w:color w:val="0000FF"/>
          <w:lang w:val="en-GB"/>
        </w:rPr>
        <w:t xml:space="preserve">isolated </w:t>
      </w:r>
      <w:r>
        <w:rPr>
          <w:rFonts w:ascii="Times New Roman" w:hAnsi="Times New Roman" w:cs="Times New Roman"/>
          <w:color w:val="0000FF"/>
        </w:rPr>
        <w:t>per transect</w:t>
      </w:r>
      <w:r>
        <w:rPr>
          <w:rFonts w:ascii="Times New Roman" w:hAnsi="Times New Roman" w:cs="Times New Roman"/>
          <w:color w:val="0000FF"/>
          <w:lang w:val="pt-PT"/>
        </w:rPr>
        <w:t xml:space="preserve"> u</w:t>
      </w:r>
      <w:r>
        <w:rPr>
          <w:rFonts w:ascii="Times New Roman" w:hAnsi="Times New Roman" w:cs="Times New Roman"/>
          <w:color w:val="0000FF"/>
          <w:lang w:val="en-GB"/>
        </w:rPr>
        <w:t xml:space="preserve">sing </w:t>
      </w:r>
      <w:r>
        <w:rPr>
          <w:rFonts w:ascii="Times New Roman" w:hAnsi="Times New Roman" w:cs="Times New Roman"/>
          <w:color w:val="0000FF"/>
          <w:lang w:val="pt-PT"/>
        </w:rPr>
        <w:t xml:space="preserve">an </w:t>
      </w:r>
      <w:r>
        <w:rPr>
          <w:rFonts w:ascii="Times New Roman" w:hAnsi="Times New Roman" w:cs="Times New Roman"/>
          <w:color w:val="0000FF"/>
          <w:lang w:val="en-GB"/>
        </w:rPr>
        <w:t xml:space="preserve">individual tree approach </w:t>
      </w:r>
      <w:r>
        <w:rPr>
          <w:rFonts w:ascii="Times New Roman" w:hAnsi="Times New Roman" w:cs="Times New Roman"/>
          <w:color w:val="0000FF"/>
          <w:lang w:val="pt-PT"/>
        </w:rPr>
        <w:t xml:space="preserve">based on a </w:t>
      </w:r>
      <w:r>
        <w:rPr>
          <w:rFonts w:ascii="Times New Roman" w:hAnsi="Times New Roman" w:cs="Times New Roman"/>
          <w:color w:val="0000FF"/>
          <w:lang w:val="en-GB"/>
        </w:rPr>
        <w:t>local minimum filter</w:t>
      </w:r>
      <w:r>
        <w:rPr>
          <w:rFonts w:ascii="Times New Roman" w:hAnsi="Times New Roman" w:cs="Times New Roman"/>
          <w:color w:val="0000FF"/>
        </w:rPr>
        <w:t xml:space="preserve">. All </w:t>
      </w:r>
      <w:r>
        <w:rPr>
          <w:rFonts w:ascii="Times New Roman" w:hAnsi="Times New Roman" w:cs="Times New Roman"/>
          <w:color w:val="0000FF"/>
          <w:lang w:val="en-GB"/>
        </w:rPr>
        <w:t xml:space="preserve">the trees </w:t>
      </w:r>
      <w:r>
        <w:rPr>
          <w:rFonts w:ascii="Times New Roman" w:hAnsi="Times New Roman" w:cs="Times New Roman"/>
          <w:color w:val="0000FF"/>
        </w:rPr>
        <w:t xml:space="preserve">were manually inspected to </w:t>
      </w:r>
      <w:r>
        <w:rPr>
          <w:rFonts w:ascii="Times New Roman" w:hAnsi="Times New Roman" w:cs="Times New Roman"/>
          <w:color w:val="0000FF"/>
          <w:lang w:val="pt-PT"/>
        </w:rPr>
        <w:t xml:space="preserve">not allow that </w:t>
      </w:r>
      <w:r>
        <w:rPr>
          <w:rFonts w:ascii="Times New Roman" w:hAnsi="Times New Roman" w:cs="Times New Roman"/>
          <w:color w:val="0000FF"/>
        </w:rPr>
        <w:t>maxima</w:t>
      </w:r>
      <w:r>
        <w:rPr>
          <w:rFonts w:ascii="Times New Roman" w:hAnsi="Times New Roman" w:cs="Times New Roman"/>
          <w:color w:val="0000FF"/>
          <w:lang w:val="pt-BR"/>
        </w:rPr>
        <w:t>s not related to trees</w:t>
      </w:r>
      <w:r>
        <w:rPr>
          <w:rFonts w:ascii="Times New Roman" w:hAnsi="Times New Roman" w:cs="Times New Roman"/>
          <w:color w:val="0000FF"/>
        </w:rPr>
        <w:t xml:space="preserve"> </w:t>
      </w:r>
      <w:r>
        <w:rPr>
          <w:rFonts w:ascii="Times New Roman" w:hAnsi="Times New Roman" w:cs="Times New Roman"/>
          <w:color w:val="0000FF"/>
          <w:lang w:val="pt-PT"/>
        </w:rPr>
        <w:t>influences in the analysis</w:t>
      </w:r>
      <w:r>
        <w:rPr>
          <w:rFonts w:ascii="Times New Roman" w:hAnsi="Times New Roman" w:cs="Times New Roman"/>
          <w:color w:val="0000FF"/>
          <w:lang w:val="en-GB"/>
        </w:rPr>
        <w:t xml:space="preserve"> (Supplementary Figure 1</w:t>
      </w:r>
      <w:r>
        <w:rPr>
          <w:rFonts w:ascii="Times New Roman" w:hAnsi="Times New Roman" w:cs="Times New Roman"/>
          <w:i w:val="0"/>
          <w:iCs w:val="0"/>
          <w:color w:val="0000FF"/>
          <w:lang w:val="en-GB"/>
        </w:rPr>
        <w:t>)</w:t>
      </w:r>
      <w:r>
        <w:rPr>
          <w:rFonts w:ascii="Times New Roman" w:hAnsi="Times New Roman" w:cs="Times New Roman"/>
          <w:i/>
          <w:iCs/>
          <w:color w:val="0000FF"/>
          <w:lang w:val="en-GB"/>
        </w:rPr>
        <w:t>.</w:t>
      </w:r>
      <w:commentRangeEnd w:id="1"/>
      <w:r>
        <w:commentReference w:id="1"/>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29"/>
        <w:spacing w:line="480" w:lineRule="auto"/>
        <w:rPr>
          <w:rFonts w:ascii="Times New Roman" w:hAnsi="Times New Roman" w:cs="Times New Roman"/>
        </w:rPr>
      </w:pPr>
      <w:r>
        <w:rPr>
          <w:rFonts w:ascii="Times New Roman" w:hAnsi="Times New Roman" w:cs="Times New Roman"/>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 rate); (9) annual precipitation (in mm); (10) annual potential evapotranspiration (in mm); (11) coefficient of variation of monthly precipitation (precipitation seasonality; in %); (12) amount of precipitation on the wettest month (precip. wettest; in mm); (13) amount of precipitation on the driest month (precip. driest; in mm); (14) mean annual temperature (in °C); (15)  standard deviation of monthly temperature (temp. seasonality; in °C); (16) annual maximum temperature (in °C); (17) soil clay content (in %); and (18) soil water content (in %).   Data sources are described in the following paragraphs and listed in Table 1.</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ascii="Times New Roman" w:hAnsi="Times New Roman" w:cs="Times New Roman"/>
          <w:color w:val="0000FF"/>
          <w:lang w:val="en-GB"/>
        </w:rPr>
        <w:t>Although th</w:t>
      </w:r>
      <w:r>
        <w:rPr>
          <w:rFonts w:ascii="Times New Roman" w:hAnsi="Times New Roman" w:cs="Times New Roman"/>
          <w:color w:val="0000FF"/>
        </w:rPr>
        <w:t>e ERA5</w:t>
      </w:r>
      <w:r>
        <w:rPr>
          <w:rFonts w:ascii="Times New Roman" w:hAnsi="Times New Roman" w:cs="Times New Roman"/>
          <w:color w:val="0000FF"/>
          <w:lang w:val="en-GB"/>
        </w:rPr>
        <w:t xml:space="preserve"> wind product gives mean wind speeds, these are related to extreme wind speeds by a Weibull distribution</w:t>
      </w:r>
      <w:r>
        <w:rPr>
          <w:rFonts w:hint="default" w:ascii="Times New Roman" w:hAnsi="Times New Roman" w:cs="Times New Roman"/>
          <w:color w:val="0000FF"/>
          <w:lang w:val="pt-BR"/>
        </w:rPr>
        <w:t xml:space="preserve"> (Takle &amp; Brown, 1978; Seguro &amp; Lambert, 2000), </w:t>
      </w:r>
      <w:r>
        <w:rPr>
          <w:rFonts w:ascii="Times New Roman" w:hAnsi="Times New Roman" w:cs="Times New Roman"/>
          <w:color w:val="0000FF"/>
          <w:lang w:val="en-GB"/>
        </w:rPr>
        <w:t xml:space="preserve">  so long-term variation in mean wind speed will indicate variability and trends in extremes between regions.</w:t>
      </w:r>
      <w:r>
        <w:rPr>
          <w:lang w:val="en-GB"/>
        </w:rPr>
        <w:t xml:space="preserve"> </w:t>
      </w:r>
      <w:r>
        <w:rPr>
          <w:rFonts w:ascii="Times New Roman" w:hAnsi="Times New Roman" w:cs="Times New Roman"/>
          <w:color w:val="0000FF"/>
          <w:lang w:val="en-GB"/>
        </w:rPr>
        <w:t>To compute the wind speed map, ERA5 does not ingest surface winds from land stations. As a result, ERA5 is parametrized in planetary boundary layer schemes from surface characteristics</w:t>
      </w:r>
      <w:r>
        <w:rPr>
          <w:rFonts w:ascii="Times New Roman" w:hAnsi="Times New Roman" w:cs="Times New Roman"/>
          <w:color w:val="0000FF"/>
          <w:lang w:val="pt-BR"/>
        </w:rPr>
        <w:t xml:space="preserve"> resulting in </w:t>
      </w:r>
      <w:r>
        <w:rPr>
          <w:rFonts w:ascii="Times New Roman" w:hAnsi="Times New Roman" w:cs="Times New Roman"/>
          <w:color w:val="0000FF"/>
          <w:lang w:val="en-GB"/>
        </w:rPr>
        <w:t>lowering the inland speed (Ramon et al., 2019).</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visualization at the regional-level, we divided the Brazilian Amazon into eight regions, according to the classification of Morrone</w:t>
      </w:r>
      <w:r>
        <w:rPr>
          <w:rFonts w:hint="default" w:ascii="Times New Roman" w:hAnsi="Times New Roman" w:cs="Times New Roman"/>
          <w:lang w:val="pt-BR"/>
        </w:rPr>
        <w:t xml:space="preserve"> (</w:t>
      </w:r>
      <w:r>
        <w:rPr>
          <w:rFonts w:ascii="Times New Roman" w:hAnsi="Times New Roman" w:cs="Times New Roman"/>
        </w:rPr>
        <w:t>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w:t>
      </w:r>
      <w:r>
        <w:rPr>
          <w:rFonts w:hint="default" w:ascii="Times New Roman" w:hAnsi="Times New Roman" w:cs="Times New Roman"/>
          <w:lang w:val="pt-BR"/>
        </w:rPr>
        <w:t xml:space="preserve"> </w:t>
      </w:r>
      <w:r>
        <w:rPr>
          <w:rFonts w:ascii="Times New Roman" w:hAnsi="Times New Roman" w:cs="Times New Roman"/>
        </w:rPr>
        <w:t>(Morrone, 2014).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 and Maximum Entropy</w:t>
      </w:r>
    </w:p>
    <w:p>
      <w:pPr>
        <w:pStyle w:val="29"/>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for development in tree height, we employed Random Forest modeling</w:t>
      </w:r>
      <w:r>
        <w:rPr>
          <w:rFonts w:ascii="Times New Roman" w:hAnsi="Times New Roman" w:cs="Times New Roman"/>
          <w:color w:val="0000FF"/>
          <w:lang w:val="en-GB"/>
        </w:rPr>
        <w:t>, an algorithm that generates a large number of regression trees, each constructed considering a random data subset (</w:t>
      </w:r>
      <w:commentRangeStart w:id="2"/>
      <w:r>
        <w:rPr>
          <w:rFonts w:hint="default" w:ascii="Times New Roman" w:hAnsi="Times New Roman" w:cs="Times New Roman"/>
          <w:color w:val="0000FF"/>
          <w:lang w:val="pt-BR"/>
        </w:rPr>
        <w:t>Breiman</w:t>
      </w:r>
      <w:commentRangeEnd w:id="2"/>
      <w:r>
        <w:commentReference w:id="2"/>
      </w:r>
      <w:r>
        <w:rPr>
          <w:rFonts w:hint="default" w:ascii="Times New Roman" w:hAnsi="Times New Roman" w:cs="Times New Roman"/>
          <w:color w:val="0000FF"/>
          <w:lang w:val="pt-BR"/>
        </w:rPr>
        <w:t>, 2001)</w:t>
      </w:r>
      <w:r>
        <w:rPr>
          <w:rFonts w:ascii="Times New Roman" w:hAnsi="Times New Roman" w:cs="Times New Roman"/>
          <w:color w:val="0000FF"/>
          <w:lang w:val="en-GB"/>
        </w:rPr>
        <w:t>. The regression trees are used to identify the best sequence for split</w:t>
      </w:r>
      <w:r>
        <w:rPr>
          <w:rFonts w:ascii="Times New Roman" w:hAnsi="Times New Roman" w:cs="Times New Roman"/>
          <w:color w:val="0000FF"/>
          <w:lang w:val="pt-BR"/>
        </w:rPr>
        <w:t>ting</w:t>
      </w:r>
      <w:r>
        <w:rPr>
          <w:rFonts w:ascii="Times New Roman" w:hAnsi="Times New Roman" w:cs="Times New Roman"/>
          <w:color w:val="0000FF"/>
          <w:lang w:val="en-GB"/>
        </w:rPr>
        <w:t xml:space="preserve"> the solution space to estimate the output.</w:t>
      </w:r>
      <w:r>
        <w:rPr>
          <w:rFonts w:ascii="Times New Roman" w:hAnsi="Times New Roman" w:cs="Times New Roman"/>
          <w:color w:val="0000FF"/>
        </w:rPr>
        <w:t xml:space="preserve"> </w:t>
      </w:r>
      <w:r>
        <w:rPr>
          <w:rFonts w:ascii="Times New Roman" w:hAnsi="Times New Roman" w:cs="Times New Roman"/>
          <w:color w:val="0000FF"/>
          <w:lang w:val="en-GB"/>
        </w:rPr>
        <w:t xml:space="preserve">To visualize how environmental </w:t>
      </w:r>
      <w:r>
        <w:rPr>
          <w:rFonts w:ascii="Times New Roman" w:hAnsi="Times New Roman" w:cs="Times New Roman"/>
          <w:color w:val="0000FF"/>
        </w:rPr>
        <w:t>variable</w:t>
      </w:r>
      <w:r>
        <w:rPr>
          <w:rFonts w:ascii="Times New Roman" w:hAnsi="Times New Roman" w:cs="Times New Roman"/>
          <w:color w:val="0000FF"/>
          <w:lang w:val="en-GB"/>
        </w:rPr>
        <w:t>s relate to maximum height</w:t>
      </w:r>
      <w:r>
        <w:rPr>
          <w:rFonts w:ascii="Times New Roman" w:hAnsi="Times New Roman" w:cs="Times New Roman"/>
          <w:color w:val="0000FF"/>
        </w:rPr>
        <w:t xml:space="preserve"> </w:t>
      </w:r>
      <w:r>
        <w:rPr>
          <w:rFonts w:ascii="Times New Roman" w:hAnsi="Times New Roman" w:cs="Times New Roman"/>
          <w:color w:val="0000FF"/>
          <w:lang w:val="en-GB"/>
        </w:rPr>
        <w:t xml:space="preserve">we used </w:t>
      </w:r>
      <w:r>
        <w:rPr>
          <w:rFonts w:ascii="Times New Roman" w:hAnsi="Times New Roman" w:cs="Times New Roman"/>
          <w:color w:val="0000FF"/>
        </w:rPr>
        <w:t>marginal plots</w:t>
      </w:r>
      <w:r>
        <w:rPr>
          <w:rFonts w:ascii="Times New Roman" w:hAnsi="Times New Roman" w:cs="Times New Roman"/>
          <w:color w:val="0000FF"/>
          <w:lang w:val="en-GB"/>
        </w:rPr>
        <w:t>, estimating the maximum height by one variable at a time, keeping other variables constant at an average value</w:t>
      </w:r>
      <w:r>
        <w:rPr>
          <w:rFonts w:ascii="Times New Roman" w:hAnsi="Times New Roman" w:cs="Times New Roman"/>
          <w:color w:val="0000FF"/>
        </w:rPr>
        <w:t>.</w:t>
      </w:r>
      <w:r>
        <w:rPr>
          <w:rFonts w:ascii="Times New Roman" w:hAnsi="Times New Roman" w:cs="Times New Roman"/>
        </w:rPr>
        <w:t xml:space="preserve"> Among the initial 18 environmental variables, two of them (precipitation of driest month and months &lt; 100mm) were excluded due to high correlation (&gt; 0.80) to other independent variables. </w:t>
      </w:r>
      <w:r>
        <w:rPr>
          <w:rFonts w:ascii="Times New Roman" w:hAnsi="Times New Roman" w:cs="Times New Roman"/>
          <w:color w:val="0000FF"/>
        </w:rPr>
        <w:t xml:space="preserve">Using the coordinates of the tallest tree within each </w:t>
      </w:r>
      <w:r>
        <w:rPr>
          <w:rFonts w:ascii="Times New Roman" w:hAnsi="Times New Roman" w:cs="Times New Roman"/>
          <w:color w:val="0000FF"/>
          <w:lang w:val="pt-PT"/>
        </w:rPr>
        <w:t xml:space="preserve">LiDAR </w:t>
      </w:r>
      <w:r>
        <w:rPr>
          <w:rFonts w:ascii="Times New Roman" w:hAnsi="Times New Roman" w:cs="Times New Roman"/>
          <w:color w:val="0000FF"/>
        </w:rPr>
        <w:t xml:space="preserve">transect, 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w:t>
      </w:r>
      <w:r>
        <w:rPr>
          <w:rFonts w:ascii="Times New Roman" w:hAnsi="Times New Roman" w:cs="Times New Roman"/>
          <w:color w:val="0000FF"/>
          <w:lang w:val="pt-BR"/>
        </w:rPr>
        <w:t xml:space="preserve">for all </w:t>
      </w:r>
      <w:r>
        <w:rPr>
          <w:rFonts w:ascii="Times New Roman" w:hAnsi="Times New Roman" w:cs="Times New Roman"/>
          <w:color w:val="0000FF"/>
        </w:rPr>
        <w:t>variable layers.</w:t>
      </w:r>
      <w:r>
        <w:rPr>
          <w:rFonts w:ascii="Times New Roman" w:hAnsi="Times New Roman" w:cs="Times New Roman"/>
        </w:rPr>
        <w:t xml:space="preserve"> Tree height was then modeled against the factors using the random forest algorithm, which recursively computes classification and regression trees (CART) from random subsets, a k-fold (k = 15) cross-validation, using 500 as the number of CART. The number of variables randomly sampled as candidates at each split was set to </w:t>
      </w:r>
      <w:r>
        <w:rPr>
          <w:rFonts w:ascii="Times New Roman" w:hAnsi="Times New Roman" w:cs="Times New Roman"/>
          <w:lang w:val="pt-PT"/>
        </w:rPr>
        <w:t>2</w:t>
      </w:r>
      <w:r>
        <w:rPr>
          <w:rFonts w:ascii="Times New Roman" w:hAnsi="Times New Roman" w:cs="Times New Roman"/>
        </w:rPr>
        <w:t xml:space="preserve">.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olor w:val="0000FF"/>
          <w:lang w:val="en-GB"/>
        </w:rPr>
        <w:t xml:space="preserve">. </w:t>
      </w:r>
      <w:r>
        <w:rPr>
          <w:rFonts w:ascii="Times New Roman" w:hAnsi="Times New Roman" w:cs="Times New Roman"/>
        </w:rPr>
        <w:t xml:space="preserve"> The resulting Random Forest model was implemented to map estimated</w:t>
      </w:r>
      <w:r>
        <w:rPr>
          <w:rFonts w:ascii="Times New Roman" w:hAnsi="Times New Roman" w:cs="Times New Roman"/>
          <w:lang w:val="pt-BR"/>
        </w:rPr>
        <w:t xml:space="preserve"> maximum</w:t>
      </w:r>
      <w:r>
        <w:rPr>
          <w:rFonts w:ascii="Times New Roman" w:hAnsi="Times New Roman" w:cs="Times New Roman"/>
        </w:rPr>
        <w:t xml:space="preserve"> tree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 xml:space="preserve">Focusing only on the tallest trees - those over 70 m in height – we built an environmental envelope model to assess the conditions which allow them to </w:t>
      </w:r>
      <w:r>
        <w:rPr>
          <w:rFonts w:ascii="Times New Roman" w:hAnsi="Times New Roman" w:cs="Times New Roman"/>
          <w:color w:val="0000FF"/>
          <w:lang w:val="en-GB"/>
        </w:rPr>
        <w:t>occur</w:t>
      </w:r>
      <w:r>
        <w:rPr>
          <w:rFonts w:ascii="Times New Roman" w:hAnsi="Times New Roman" w:cs="Times New Roman"/>
          <w:color w:val="0000FF"/>
        </w:rPr>
        <w:t>.</w:t>
      </w:r>
      <w:r>
        <w:rPr>
          <w:rFonts w:ascii="Times New Roman" w:hAnsi="Times New Roman" w:cs="Times New Roman"/>
        </w:rPr>
        <w:t xml:space="preserve"> We employed the maximum entropy approach (MaxEnt) commonly applied to modelling species geographic distributions with presence-only data to discriminate suitable versus unsuitable areas for the species (Phillips et al., 2006). The variable importance of the MaxEnt model was used to indicate the most relevant characteristics associated with extremely tall individuals and the potential locations for new occurrence.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implemented using the environmental variables to deliver a map of probability of occurrence for trees taller than </w:t>
      </w:r>
      <w:r>
        <w:rPr>
          <w:rFonts w:ascii="Times New Roman" w:hAnsi="Times New Roman" w:cs="Times New Roman"/>
          <w:lang w:val="en-GB"/>
        </w:rPr>
        <w:t>7</w:t>
      </w:r>
      <w:r>
        <w:rPr>
          <w:rFonts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m across the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3"/>
        <w:spacing w:line="480" w:lineRule="auto"/>
        <w:rPr>
          <w:rFonts w:ascii="Times New Roman" w:hAnsi="Times New Roman" w:cs="Times New Roman"/>
          <w:lang w:val="en-GB"/>
        </w:rPr>
      </w:pPr>
      <w:r>
        <w:rPr>
          <w:rFonts w:ascii="Times New Roman" w:hAnsi="Times New Roman" w:cs="Times New Roman"/>
          <w:iCs/>
          <w:color w:val="0000FF"/>
        </w:rPr>
        <w:t>Trees exceed</w:t>
      </w:r>
      <w:r>
        <w:rPr>
          <w:rFonts w:ascii="Times New Roman" w:hAnsi="Times New Roman" w:cs="Times New Roman"/>
          <w:iCs/>
          <w:color w:val="0000FF"/>
          <w:lang w:val="en-GB"/>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across many parts of the Brazilian Amazon</w:t>
      </w:r>
      <w:r>
        <w:rPr>
          <w:rFonts w:ascii="Times New Roman" w:hAnsi="Times New Roman" w:cs="Times New Roman"/>
          <w:iCs/>
          <w:color w:val="0000FF"/>
          <w:lang w:val="en-GB"/>
        </w:rPr>
        <w:t xml:space="preserve">. Within those transects, only 23 had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w:t>
      </w:r>
      <w:r>
        <w:rPr>
          <w:color w:val="0000FF"/>
          <w:lang w:val="en-GB"/>
        </w:rPr>
        <w:t>The height distribution of the tallest individual trees selected for further analysis is presented in Fig. 1.</w:t>
      </w:r>
      <w:r>
        <w:rPr>
          <w:rStyle w:val="21"/>
          <w:rFonts w:hint="default"/>
          <w:color w:val="0000FF"/>
          <w:lang w:val="pt-BR"/>
        </w:rPr>
        <w:t xml:space="preserve"> </w:t>
      </w:r>
      <w:r>
        <w:rPr>
          <w:rFonts w:ascii="Times New Roman" w:hAnsi="Times New Roman" w:cs="Times New Roman"/>
          <w:iCs/>
          <w:color w:val="0000FF"/>
        </w:rPr>
        <w:t>The distribution of th</w:t>
      </w:r>
      <w:r>
        <w:rPr>
          <w:rFonts w:ascii="Times New Roman" w:hAnsi="Times New Roman" w:cs="Times New Roman"/>
          <w:iCs/>
          <w:color w:val="0000FF"/>
          <w:lang w:val="pt-PT"/>
        </w:rPr>
        <w:t>e</w:t>
      </w:r>
      <w:r>
        <w:rPr>
          <w:rFonts w:ascii="Times New Roman" w:hAnsi="Times New Roman" w:cs="Times New Roman"/>
          <w:iCs/>
          <w:color w:val="0000FF"/>
        </w:rPr>
        <w:t>se tall trees is concentrated in the eastern Amazon in the Roraima and Guianan Lowlands biogeographic regions (Fig 2).</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9"/>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lidar transects distributed across the Brazilian Amazon.</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showing the location of </w:t>
      </w:r>
      <w:r>
        <w:rPr>
          <w:rFonts w:ascii="Times New Roman" w:hAnsi="Times New Roman" w:cs="Times New Roman"/>
          <w:color w:val="0000FF"/>
          <w:lang w:val="en-GB"/>
        </w:rPr>
        <w:t xml:space="preserve">transects considering height thresholds: </w:t>
      </w:r>
      <w:r>
        <w:rPr>
          <w:rFonts w:ascii="Times New Roman" w:hAnsi="Times New Roman" w:cs="Times New Roman"/>
          <w:color w:val="0000FF"/>
        </w:rPr>
        <w:t xml:space="preserve">50 m, 60 m, 70 m, and 80 m in height. Black circles indicate </w:t>
      </w:r>
      <w:r>
        <w:rPr>
          <w:rFonts w:ascii="Times New Roman" w:hAnsi="Times New Roman" w:cs="Times New Roman"/>
          <w:color w:val="0000FF"/>
          <w:lang w:val="en-GB"/>
        </w:rPr>
        <w:t>transects with trees taller than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6"/>
        <w:spacing w:line="480" w:lineRule="auto"/>
        <w:rPr>
          <w:rFonts w:ascii="Times New Roman" w:hAnsi="Times New Roman" w:cs="Times New Roman"/>
        </w:rPr>
      </w:pPr>
    </w:p>
    <w:p>
      <w:pPr>
        <w:pStyle w:val="36"/>
        <w:spacing w:line="480" w:lineRule="auto"/>
        <w:rPr>
          <w:rFonts w:ascii="Times New Roman" w:hAnsi="Times New Roman" w:cs="Times New Roman"/>
          <w:i w:val="0"/>
          <w:iCs/>
          <w:color w:val="0000FF"/>
        </w:rPr>
      </w:pPr>
      <w:r>
        <w:rPr>
          <w:rFonts w:ascii="Times New Roman" w:hAnsi="Times New Roman"/>
          <w:i w:val="0"/>
          <w:iCs/>
          <w:color w:val="0000FF"/>
          <w:lang w:val="en-US"/>
        </w:rPr>
        <w:t>The variables with the most explanatory power (based on increase in accuracy) in the Random Forests model were (1</w:t>
      </w:r>
      <w:r>
        <w:rPr>
          <w:rFonts w:ascii="Times New Roman" w:hAnsi="Times New Roman"/>
          <w:i w:val="0"/>
          <w:iCs/>
          <w:color w:val="0000FF"/>
          <w:vertAlign w:val="superscript"/>
          <w:lang w:val="en-US"/>
        </w:rPr>
        <w:t>st</w:t>
      </w:r>
      <w:r>
        <w:rPr>
          <w:rFonts w:ascii="Times New Roman" w:hAnsi="Times New Roman"/>
          <w:i w:val="0"/>
          <w:iCs/>
          <w:color w:val="0000FF"/>
          <w:lang w:val="en-US"/>
        </w:rPr>
        <w:t xml:space="preserve">) </w:t>
      </w:r>
      <w:r>
        <w:rPr>
          <w:rFonts w:ascii="Times New Roman" w:hAnsi="Times New Roman" w:cs="Times New Roman"/>
          <w:i w:val="0"/>
          <w:iCs/>
          <w:color w:val="0000FF"/>
          <w:lang w:val="en-US"/>
        </w:rPr>
        <w:t>t</w:t>
      </w:r>
      <w:r>
        <w:rPr>
          <w:rFonts w:ascii="Times New Roman" w:hAnsi="Times New Roman" w:cs="Times New Roman"/>
          <w:i w:val="0"/>
          <w:iCs/>
          <w:color w:val="0000FF"/>
        </w:rPr>
        <w:t xml:space="preserve">he number of clear days, </w:t>
      </w:r>
      <w:r>
        <w:rPr>
          <w:rFonts w:ascii="Times New Roman" w:hAnsi="Times New Roman" w:cs="Times New Roman"/>
          <w:i w:val="0"/>
          <w:iCs/>
          <w:color w:val="0000FF"/>
          <w:lang w:val="en-US"/>
        </w:rPr>
        <w:t>followed by (2</w:t>
      </w:r>
      <w:r>
        <w:rPr>
          <w:rFonts w:ascii="Times New Roman" w:hAnsi="Times New Roman" w:cs="Times New Roman"/>
          <w:i w:val="0"/>
          <w:iCs/>
          <w:color w:val="0000FF"/>
          <w:vertAlign w:val="superscript"/>
          <w:lang w:val="en-US"/>
        </w:rPr>
        <w:t>nd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clay content in the soil</w:t>
      </w:r>
      <w:r>
        <w:rPr>
          <w:rFonts w:ascii="Times New Roman" w:hAnsi="Times New Roman" w:cs="Times New Roman"/>
          <w:i w:val="0"/>
          <w:iCs/>
          <w:color w:val="0000FF"/>
          <w:lang w:val="en-US"/>
        </w:rPr>
        <w:t xml:space="preserve"> and</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(3</w:t>
      </w:r>
      <w:r>
        <w:rPr>
          <w:rFonts w:ascii="Times New Roman" w:hAnsi="Times New Roman" w:cs="Times New Roman"/>
          <w:i w:val="0"/>
          <w:iCs/>
          <w:color w:val="0000FF"/>
          <w:vertAlign w:val="superscript"/>
          <w:lang w:val="en-US"/>
        </w:rPr>
        <w:t>rd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elevation</w:t>
      </w:r>
      <w:r>
        <w:rPr>
          <w:rFonts w:ascii="Times New Roman" w:hAnsi="Times New Roman" w:cs="Times New Roman"/>
          <w:i w:val="0"/>
          <w:iCs/>
          <w:color w:val="0000FF"/>
          <w:lang w:val="en-US"/>
        </w:rPr>
        <w:t>. The difference between the 4</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and the 15</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positions of the importance rank was less than 6 units, ranging from 22.4 to 15.6. The variable </w:t>
      </w:r>
      <w:r>
        <w:rPr>
          <w:rFonts w:ascii="Times New Roman" w:hAnsi="Times New Roman" w:cs="Times New Roman"/>
          <w:i w:val="0"/>
          <w:iCs/>
          <w:color w:val="0000FF"/>
        </w:rPr>
        <w:t>soil water content</w:t>
      </w:r>
      <w:r>
        <w:rPr>
          <w:rFonts w:ascii="Times New Roman" w:hAnsi="Times New Roman" w:cs="Times New Roman"/>
          <w:i w:val="0"/>
          <w:iCs/>
          <w:color w:val="0000FF"/>
          <w:lang w:val="en-US"/>
        </w:rPr>
        <w:t xml:space="preserve"> (16</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 xml:space="preserve">was the </w:t>
      </w:r>
      <w:r>
        <w:rPr>
          <w:rFonts w:ascii="Times New Roman" w:hAnsi="Times New Roman" w:cs="Times New Roman"/>
          <w:i w:val="0"/>
          <w:iCs/>
          <w:color w:val="0000FF"/>
        </w:rPr>
        <w:t>weak</w:t>
      </w:r>
      <w:r>
        <w:rPr>
          <w:rFonts w:ascii="Times New Roman" w:hAnsi="Times New Roman" w:cs="Times New Roman"/>
          <w:i w:val="0"/>
          <w:iCs/>
          <w:color w:val="0000FF"/>
          <w:lang w:val="en-US"/>
        </w:rPr>
        <w:t>est</w:t>
      </w:r>
      <w:r>
        <w:rPr>
          <w:rFonts w:ascii="Times New Roman" w:hAnsi="Times New Roman" w:cs="Times New Roman"/>
          <w:i w:val="0"/>
          <w:iCs/>
          <w:color w:val="0000FF"/>
        </w:rPr>
        <w:t xml:space="preserve"> predictor</w:t>
      </w:r>
      <w:r>
        <w:rPr>
          <w:rFonts w:ascii="Times New Roman" w:hAnsi="Times New Roman" w:cs="Times New Roman"/>
          <w:i w:val="0"/>
          <w:iCs/>
          <w:color w:val="0000FF"/>
          <w:lang w:val="en-US"/>
        </w:rPr>
        <w:t xml:space="preserve"> (Table 1). </w:t>
      </w:r>
      <w:r>
        <w:rPr>
          <w:rFonts w:ascii="Times New Roman" w:hAnsi="Times New Roman" w:cs="Times New Roman"/>
          <w:i w:val="0"/>
          <w:iCs/>
          <w:color w:val="0000FF"/>
        </w:rPr>
        <w:t>Predictor v</w:t>
      </w:r>
      <w:r>
        <w:rPr>
          <w:rFonts w:ascii="Times New Roman" w:hAnsi="Times New Roman" w:cs="Times New Roman"/>
          <w:i w:val="0"/>
          <w:iCs/>
          <w:color w:val="0000FF"/>
          <w:lang w:val="en-US"/>
        </w:rPr>
        <w:t xml:space="preserve">ariable importance could also be measured by </w:t>
      </w:r>
      <w:r>
        <w:rPr>
          <w:rFonts w:ascii="Times New Roman" w:hAnsi="Times New Roman" w:cs="Times New Roman"/>
          <w:i w:val="0"/>
          <w:iCs/>
          <w:color w:val="0000FF"/>
        </w:rPr>
        <w:t xml:space="preserve">an </w:t>
      </w:r>
      <w:r>
        <w:rPr>
          <w:rFonts w:ascii="Times New Roman" w:hAnsi="Times New Roman" w:cs="Times New Roman"/>
          <w:i w:val="0"/>
          <w:iCs/>
          <w:color w:val="0000FF"/>
          <w:lang w:val="en-US"/>
        </w:rPr>
        <w:t>alternative</w:t>
      </w:r>
      <w:r>
        <w:rPr>
          <w:rFonts w:ascii="Times New Roman" w:hAnsi="Times New Roman" w:cs="Times New Roman"/>
          <w:i w:val="0"/>
          <w:iCs/>
          <w:color w:val="0000FF"/>
          <w:lang w:val="pt-BR"/>
        </w:rPr>
        <w:t xml:space="preserve"> metric node purity that generally correlated with the increase in accuracy </w:t>
      </w:r>
      <w:r>
        <w:rPr>
          <w:rFonts w:ascii="Times New Roman" w:hAnsi="Times New Roman" w:cs="Times New Roman"/>
          <w:i w:val="0"/>
          <w:iCs/>
          <w:color w:val="0000FF"/>
        </w:rPr>
        <w:t>(</w:t>
      </w:r>
      <w:r>
        <w:rPr>
          <w:rFonts w:ascii="Times New Roman" w:hAnsi="Times New Roman" w:cs="Times New Roman"/>
          <w:i w:val="0"/>
          <w:iCs/>
          <w:color w:val="0000FF"/>
          <w:lang w:val="en-GB"/>
        </w:rPr>
        <w:t>Supplementary Figure 2</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6"/>
        <w:spacing w:line="480" w:lineRule="auto"/>
        <w:rPr>
          <w:rFonts w:ascii="Times New Roman" w:hAnsi="Times New Roman" w:cs="Times New Roman"/>
          <w:i w:val="0"/>
          <w:iCs/>
          <w:color w:val="0000FF"/>
        </w:rPr>
      </w:pPr>
    </w:p>
    <w:p>
      <w:pPr>
        <w:pStyle w:val="36"/>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distribution and evaluate its distribution, ranked by variable importance results in the Random Forest model </w:t>
      </w:r>
    </w:p>
    <w:tbl>
      <w:tblPr>
        <w:tblStyle w:val="27"/>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Spatial resolution (Time interval)</w:t>
            </w:r>
          </w:p>
        </w:tc>
        <w:tc>
          <w:tcPr>
            <w:tcW w:w="575" w:type="pct"/>
          </w:tcPr>
          <w:p>
            <w:pPr>
              <w:pStyle w:val="30"/>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meters</w:t>
            </w:r>
          </w:p>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0"/>
              <w:spacing w:line="480" w:lineRule="auto"/>
              <w:jc w:val="center"/>
              <w:rPr>
                <w:rFonts w:ascii="Times New Roman" w:hAnsi="Times New Roman" w:cs="Times New Roman"/>
                <w:color w:val="0000FF"/>
                <w:sz w:val="16"/>
                <w:szCs w:val="16"/>
                <w:lang w:val="pt-PT"/>
              </w:rPr>
            </w:pPr>
            <w:r>
              <w:rPr>
                <w:rFonts w:ascii="Times New Roman" w:hAnsi="Times New Roman" w:cs="Times New Roman"/>
                <w:color w:val="0000FF"/>
                <w:sz w:val="16"/>
                <w:szCs w:val="16"/>
                <w:lang w:val="pt-PT"/>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temperatura</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lightining rate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flashes rate</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precipitasion higher then 20 mm</w:t>
            </w:r>
          </w:p>
        </w:tc>
        <w:tc>
          <w:tcPr>
            <w:tcW w:w="626"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water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available in </w:t>
      </w:r>
      <w:r>
        <w:rPr>
          <w:rFonts w:ascii="Times New Roman" w:hAnsi="Times New Roman" w:cs="Times New Roman"/>
          <w:iCs/>
          <w:color w:val="0000FF"/>
          <w:lang w:val="en-GB"/>
        </w:rPr>
        <w:t>Supplementary Figure 3)</w:t>
      </w:r>
      <w:r>
        <w:rPr>
          <w:rFonts w:ascii="Times New Roman" w:hAnsi="Times New Roman" w:cs="Times New Roman"/>
          <w:color w:val="0000FF"/>
        </w:rPr>
        <w:t>.  Mapped across the Brazilian Amazon the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area). Those regions are concentrated in the Eastern Amazon, with trees achieving the greatest heights in the Northeastern part of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color w:val="0000FF"/>
          <w:lang w:val="en-US"/>
        </w:rPr>
      </w:pPr>
      <w:r>
        <w:rPr>
          <w:rFonts w:ascii="Times New Roman" w:hAnsi="Times New Roman" w:cs="Times New Roman"/>
          <w:color w:val="0000FF"/>
          <w:lang w:val="en-US"/>
        </w:rPr>
        <w:t>The LiDAR sampling design included old-growth, degraded and second-growth forests</w:t>
      </w:r>
      <w:r>
        <w:rPr>
          <w:rFonts w:ascii="Times New Roman" w:hAnsi="Times New Roman" w:cs="Times New Roman"/>
          <w:color w:val="0000FF"/>
        </w:rPr>
        <w:t xml:space="preserve"> often mixed in the same transect</w:t>
      </w:r>
      <w:r>
        <w:rPr>
          <w:rFonts w:ascii="Times New Roman" w:hAnsi="Times New Roman" w:cs="Times New Roman"/>
          <w:color w:val="0000FF"/>
          <w:lang w:val="en-US"/>
        </w:rPr>
        <w:t xml:space="preserve">. Given the difficulties to accurately detect the boundaries between forest, we </w:t>
      </w:r>
      <w:r>
        <w:rPr>
          <w:rFonts w:ascii="Times New Roman" w:hAnsi="Times New Roman" w:cs="Times New Roman"/>
          <w:color w:val="0000FF"/>
        </w:rPr>
        <w:t>modeled all transects including</w:t>
      </w:r>
      <w:r>
        <w:rPr>
          <w:rFonts w:ascii="Times New Roman" w:hAnsi="Times New Roman" w:cs="Times New Roman"/>
          <w:color w:val="0000FF"/>
          <w:lang w:val="en-US"/>
        </w:rPr>
        <w:t xml:space="preserve"> second-growth and degraded</w:t>
      </w:r>
      <w:r>
        <w:rPr>
          <w:rFonts w:ascii="Times New Roman" w:hAnsi="Times New Roman" w:cs="Times New Roman"/>
          <w:color w:val="0000FF"/>
        </w:rPr>
        <w:t xml:space="preserve"> forests</w:t>
      </w:r>
      <w:r>
        <w:rPr>
          <w:rFonts w:ascii="Times New Roman" w:hAnsi="Times New Roman" w:cs="Times New Roman"/>
          <w:color w:val="0000FF"/>
          <w:lang w:val="en-US"/>
        </w:rPr>
        <w:t xml:space="preserve">. </w:t>
      </w:r>
      <w:r>
        <w:rPr>
          <w:rFonts w:ascii="Times New Roman" w:hAnsi="Times New Roman" w:cs="Times New Roman"/>
          <w:color w:val="0000FF"/>
        </w:rPr>
        <w:t>Then w</w:t>
      </w:r>
      <w:r>
        <w:rPr>
          <w:rFonts w:ascii="Times New Roman" w:hAnsi="Times New Roman" w:cs="Times New Roman"/>
          <w:color w:val="0000FF"/>
          <w:lang w:val="en-US"/>
        </w:rPr>
        <w:t xml:space="preserve">e </w:t>
      </w:r>
      <w:r>
        <w:rPr>
          <w:rFonts w:ascii="Times New Roman" w:hAnsi="Times New Roman" w:cs="Times New Roman"/>
          <w:color w:val="0000FF"/>
        </w:rPr>
        <w:t xml:space="preserve">repeated the Random Forest modeling after </w:t>
      </w:r>
      <w:r>
        <w:rPr>
          <w:rFonts w:ascii="Times New Roman" w:hAnsi="Times New Roman" w:cs="Times New Roman"/>
          <w:color w:val="0000FF"/>
          <w:lang w:val="en-US"/>
        </w:rPr>
        <w:t>remo</w:t>
      </w:r>
      <w:r>
        <w:rPr>
          <w:rFonts w:ascii="Times New Roman" w:hAnsi="Times New Roman" w:cs="Times New Roman"/>
          <w:color w:val="0000FF"/>
        </w:rPr>
        <w:t>ving</w:t>
      </w:r>
      <w:r>
        <w:rPr>
          <w:rFonts w:ascii="Times New Roman" w:hAnsi="Times New Roman" w:cs="Times New Roman"/>
          <w:color w:val="0000FF"/>
          <w:lang w:val="en-US"/>
        </w:rPr>
        <w:t xml:space="preserve"> </w:t>
      </w:r>
      <w:r>
        <w:rPr>
          <w:rFonts w:ascii="Times New Roman" w:hAnsi="Times New Roman" w:cs="Times New Roman"/>
          <w:color w:val="0000FF"/>
        </w:rPr>
        <w:t>low values of FAPAR</w:t>
      </w:r>
      <w:r>
        <w:rPr>
          <w:rFonts w:ascii="Times New Roman" w:hAnsi="Times New Roman" w:cs="Times New Roman"/>
          <w:color w:val="0000FF"/>
          <w:lang w:val="en-US"/>
        </w:rPr>
        <w:t xml:space="preserve"> (&lt; 80%) that </w:t>
      </w:r>
      <w:r>
        <w:rPr>
          <w:rFonts w:ascii="Times New Roman" w:hAnsi="Times New Roman" w:cs="Times New Roman"/>
          <w:color w:val="0000FF"/>
        </w:rPr>
        <w:t>are associated with degraded forests and anthropogenic regions</w:t>
      </w:r>
      <w:r>
        <w:rPr>
          <w:rFonts w:ascii="Times New Roman" w:hAnsi="Times New Roman" w:cs="Times New Roman"/>
          <w:color w:val="0000FF"/>
          <w:lang w:val="en-US"/>
        </w:rPr>
        <w:t xml:space="preserve"> - </w:t>
      </w:r>
      <w:r>
        <w:rPr>
          <w:rFonts w:ascii="Times New Roman" w:hAnsi="Times New Roman" w:cs="Times New Roman"/>
          <w:color w:val="0000FF"/>
        </w:rPr>
        <w:t>eliminat</w:t>
      </w:r>
      <w:r>
        <w:rPr>
          <w:rFonts w:ascii="Times New Roman" w:hAnsi="Times New Roman" w:cs="Times New Roman"/>
          <w:color w:val="0000FF"/>
          <w:lang w:val="en-US"/>
        </w:rPr>
        <w:t>ing</w:t>
      </w:r>
      <w:r>
        <w:rPr>
          <w:rFonts w:ascii="Times New Roman" w:hAnsi="Times New Roman" w:cs="Times New Roman"/>
          <w:color w:val="0000FF"/>
        </w:rPr>
        <w:t xml:space="preserve"> 133 transects. The</w:t>
      </w:r>
      <w:r>
        <w:rPr>
          <w:rFonts w:ascii="Times New Roman" w:hAnsi="Times New Roman" w:cs="Times New Roman"/>
          <w:color w:val="0000FF"/>
          <w:lang w:val="en-US"/>
        </w:rPr>
        <w:t xml:space="preserve"> </w:t>
      </w:r>
      <w:r>
        <w:rPr>
          <w:rFonts w:ascii="Times New Roman" w:hAnsi="Times New Roman" w:cs="Times New Roman"/>
          <w:color w:val="0000FF"/>
        </w:rPr>
        <w:t xml:space="preserve">spatial distributions for maximum tree height persisted after removing these potential anthropogenic effects.  Variable importance was also </w:t>
      </w:r>
      <w:r>
        <w:rPr>
          <w:rFonts w:ascii="Times New Roman" w:hAnsi="Times New Roman" w:cs="Times New Roman"/>
          <w:color w:val="0000FF"/>
          <w:lang w:val="en-US"/>
        </w:rPr>
        <w:t xml:space="preserve">similar and consistent (Supplementary Table 1). </w:t>
      </w:r>
    </w:p>
    <w:p>
      <w:pPr>
        <w:pStyle w:val="39"/>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1"/>
                    </pic:cNvPicPr>
                  </pic:nvPicPr>
                  <pic:blipFill>
                    <a:blip r:embed="rId8"/>
                    <a:stretch>
                      <a:fillRect/>
                    </a:stretch>
                  </pic:blipFill>
                  <pic:spPr>
                    <a:xfrm>
                      <a:off x="0" y="0"/>
                      <a:ext cx="5943600" cy="420306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3. The </w:t>
      </w:r>
      <w:r>
        <w:rPr>
          <w:rFonts w:ascii="Times New Roman" w:hAnsi="Times New Roman" w:cs="Times New Roman"/>
          <w:color w:val="0000FF"/>
          <w:lang w:val="en-GB"/>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GB"/>
        </w:rPr>
        <w:t xml:space="preserve">estimated by the Random Forest model based on the environmental variables. </w:t>
      </w:r>
      <w:r>
        <w:rPr>
          <w:rFonts w:ascii="Times New Roman" w:hAnsi="Times New Roman" w:cs="Times New Roman"/>
          <w:color w:val="0000FF"/>
          <w:lang w:val="pt-PT"/>
        </w:rPr>
        <w:t>The map is a</w:t>
      </w:r>
      <w:r>
        <w:rPr>
          <w:rFonts w:ascii="Times New Roman" w:hAnsi="Times New Roman" w:cs="Times New Roman"/>
          <w:color w:val="0000FF"/>
          <w:lang w:val="en-GB"/>
        </w:rPr>
        <w:t xml:space="preserve">vailable at </w:t>
      </w:r>
      <w:r>
        <w:rPr>
          <w:rFonts w:ascii="Times New Roman" w:hAnsi="Times New Roman"/>
          <w:color w:val="0000FF"/>
          <w:lang w:val="en-GB"/>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ascii="Times New Roman" w:hAnsi="Times New Roman" w:cs="Times New Roman"/>
          <w:lang w:val="pt-PT"/>
        </w:rPr>
        <w:t xml:space="preserve"> </w:t>
      </w:r>
      <w:r>
        <w:rPr>
          <w:rFonts w:ascii="Times New Roman" w:hAnsi="Times New Roman" w:cs="Times New Roman"/>
        </w:rPr>
        <w:t>Our results also demonstrate that mean annual precipitation was a key factor</w:t>
      </w:r>
      <w:r>
        <w:rPr>
          <w:rFonts w:ascii="Times New Roman" w:hAnsi="Times New Roman" w:cs="Times New Roman"/>
          <w:lang w:val="en-US"/>
        </w:rPr>
        <w:t xml:space="preserve"> related to maximum height</w:t>
      </w:r>
      <w:r>
        <w:rPr>
          <w:rFonts w:ascii="Times New Roman" w:hAnsi="Times New Roman" w:cs="Times New Roman"/>
        </w:rPr>
        <w: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4. </w:t>
      </w:r>
      <w:r>
        <w:rPr>
          <w:rFonts w:ascii="Times New Roman" w:hAnsi="Times New Roman" w:cs="Times New Roman"/>
          <w:color w:val="0070C0"/>
        </w:rPr>
        <w:t>The marginal plot obtained for each environmental variable in the random forest model</w:t>
      </w:r>
      <w:r>
        <w:rPr>
          <w:rFonts w:ascii="Times New Roman" w:hAnsi="Times New Roman" w:cs="Times New Roman"/>
          <w:color w:val="0070C0"/>
          <w:lang w:val="en-GB"/>
        </w:rPr>
        <w:t>, keeping others constant on the average.</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model focus on the </w:t>
      </w:r>
      <w:r>
        <w:rPr>
          <w:rFonts w:ascii="Times New Roman" w:hAnsi="Times New Roman" w:cs="Times New Roman"/>
          <w:color w:val="0070C0"/>
          <w:lang w:val="en-GB"/>
        </w:rPr>
        <w:t xml:space="preserve">occurrence </w:t>
      </w:r>
      <w:r>
        <w:rPr>
          <w:rFonts w:ascii="Times New Roman" w:hAnsi="Times New Roman" w:cs="Times New Roman"/>
        </w:rPr>
        <w:t xml:space="preserve">of trees taller than 70 m in height. The extraordinarily 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from those which drove the large-scale patterns of maximum height</w:t>
      </w:r>
      <w:r>
        <w:rPr>
          <w:rFonts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occurrence is dominated mostly 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ascii="Times New Roman" w:hAnsi="Times New Roman" w:cs="Times New Roman"/>
          <w:lang w:val="pt-BR"/>
        </w:rPr>
        <w:t xml:space="preserve"> biogeographic regions</w:t>
      </w:r>
      <w:r>
        <w:rPr>
          <w:rFonts w:ascii="Times New Roman" w:hAnsi="Times New Roman" w:cs="Times New Roman"/>
        </w:rPr>
        <w:t>.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US"/>
        </w:rPr>
        <w:t xml:space="preserve">Figure 6. </w:t>
      </w:r>
      <w:r>
        <w:rPr>
          <w:rFonts w:ascii="Times New Roman" w:hAnsi="Times New Roman" w:cs="Times New Roman"/>
          <w:color w:val="0000FF"/>
          <w:lang w:val="en-US"/>
        </w:rPr>
        <w:t>The probability</w:t>
      </w:r>
      <w:r>
        <w:rPr>
          <w:rFonts w:ascii="Times New Roman" w:hAnsi="Times New Roman" w:cs="Times New Roman"/>
          <w:color w:val="0000FF"/>
        </w:rPr>
        <w:t xml:space="preserve"> of tall tree o</w:t>
      </w:r>
      <w:r>
        <w:rPr>
          <w:rFonts w:ascii="Times New Roman" w:hAnsi="Times New Roman" w:cs="Times New Roman"/>
          <w:color w:val="0000FF"/>
          <w:lang w:val="en-US"/>
        </w:rPr>
        <w:t>c</w:t>
      </w:r>
      <w:r>
        <w:rPr>
          <w:rFonts w:ascii="Times New Roman" w:hAnsi="Times New Roman" w:cs="Times New Roman"/>
          <w:color w:val="0000FF"/>
        </w:rPr>
        <w:t>currence</w:t>
      </w:r>
      <w:r>
        <w:rPr>
          <w:rFonts w:ascii="Times New Roman" w:hAnsi="Times New Roman" w:cs="Times New Roman"/>
          <w:color w:val="0000FF"/>
          <w:lang w:val="en-US"/>
        </w:rPr>
        <w:t xml:space="preserve"> based on environmental conditions</w:t>
      </w:r>
      <w:r>
        <w:rPr>
          <w:rFonts w:ascii="Times New Roman" w:hAnsi="Times New Roman" w:cs="Times New Roman"/>
          <w:color w:val="0000FF"/>
        </w:rPr>
        <w:t xml:space="preserve"> </w:t>
      </w:r>
      <w:r>
        <w:rPr>
          <w:rFonts w:ascii="Times New Roman" w:hAnsi="Times New Roman" w:cs="Times New Roman"/>
          <w:color w:val="0000FF"/>
          <w:lang w:val="en-US"/>
        </w:rPr>
        <w:t>estimated by the Maximum Entropy model</w:t>
      </w:r>
      <w:r>
        <w:rPr>
          <w:rFonts w:ascii="Times New Roman" w:hAnsi="Times New Roman" w:cs="Times New Roman"/>
          <w:color w:val="0000FF"/>
        </w:rPr>
        <w:t xml:space="preserve">. </w:t>
      </w:r>
      <w:r>
        <w:rPr>
          <w:rFonts w:ascii="Times New Roman" w:hAnsi="Times New Roman" w:cs="Times New Roman"/>
          <w:color w:val="0000FF"/>
          <w:lang w:val="en-US"/>
        </w:rPr>
        <w:t xml:space="preserve">The map is available at </w:t>
      </w:r>
      <w:r>
        <w:rPr>
          <w:rFonts w:ascii="Times New Roman" w:hAnsi="Times New Roman"/>
          <w:color w:val="0000FF"/>
          <w:lang w:val="en-US"/>
        </w:rPr>
        <w:t>https://doi.org/10.5281/zenodo.4037101.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29"/>
        <w:spacing w:line="480" w:lineRule="auto"/>
        <w:rPr>
          <w:rFonts w:ascii="Times New Roman" w:hAnsi="Times New Roman" w:cs="Times New Roman"/>
          <w:color w:val="0000FF"/>
        </w:rPr>
      </w:pPr>
      <w:r>
        <w:rPr>
          <w:rFonts w:ascii="Times New Roman" w:hAnsi="Times New Roman" w:cs="Times New Roman"/>
          <w:color w:val="0000FF"/>
        </w:rPr>
        <w:t xml:space="preserve">We found that maximum tree height across the Brazilian amazon was related to a </w:t>
      </w:r>
      <w:r>
        <w:rPr>
          <w:rFonts w:ascii="Times New Roman" w:hAnsi="Times New Roman" w:cs="Times New Roman"/>
          <w:color w:val="0000FF"/>
        </w:rPr>
        <w:t xml:space="preserve">large </w:t>
      </w:r>
      <w:r>
        <w:rPr>
          <w:rFonts w:ascii="Times New Roman" w:hAnsi="Times New Roman" w:cs="Times New Roman"/>
          <w:color w:val="0000FF"/>
        </w:rPr>
        <w:t>number of environmental variables</w:t>
      </w:r>
      <w:r>
        <w:rPr>
          <w:rFonts w:ascii="Times New Roman" w:hAnsi="Times New Roman" w:cs="Times New Roman"/>
          <w:color w:val="0000FF"/>
        </w:rPr>
        <w:t xml:space="preserve">.  </w:t>
      </w:r>
      <w:r>
        <w:rPr>
          <w:rFonts w:ascii="Times New Roman" w:hAnsi="Times New Roman" w:cs="Times New Roman"/>
          <w:color w:val="0000FF"/>
          <w:lang w:val="en-GB"/>
        </w:rPr>
        <w:t xml:space="preserve">The number of cloud days stands out as the most relevant variable to explain maximum height distribution, followed closely by wind speed, soil clay content, elevation, precipitation and temperature seasonality, potential evapotranspiration, and maximum temperature.  </w:t>
      </w:r>
      <w:r>
        <w:rPr>
          <w:rFonts w:ascii="Times New Roman" w:hAnsi="Times New Roman" w:cs="Times New Roman"/>
          <w:color w:val="0000FF"/>
        </w:rPr>
        <w:t xml:space="preserve">In contrast, </w:t>
      </w:r>
      <w:r>
        <w:rPr>
          <w:rFonts w:ascii="Times New Roman" w:hAnsi="Times New Roman" w:cs="Times New Roman"/>
          <w:color w:val="0000FF"/>
        </w:rPr>
        <w:t xml:space="preserve">the distribution of giant trees &gt;70 m was </w:t>
      </w:r>
      <w:r>
        <w:rPr>
          <w:rFonts w:ascii="Times New Roman" w:hAnsi="Times New Roman" w:cs="Times New Roman"/>
          <w:color w:val="0000FF"/>
        </w:rPr>
        <w:t xml:space="preserve">strongly </w:t>
      </w:r>
      <w:r>
        <w:rPr>
          <w:rFonts w:ascii="Times New Roman" w:hAnsi="Times New Roman" w:cs="Times New Roman"/>
          <w:color w:val="0000FF"/>
        </w:rPr>
        <w:t xml:space="preserve">driven </w:t>
      </w:r>
      <w:r>
        <w:rPr>
          <w:rFonts w:ascii="Times New Roman" w:hAnsi="Times New Roman" w:cs="Times New Roman"/>
          <w:color w:val="0000FF"/>
        </w:rPr>
        <w:t>by low</w:t>
      </w:r>
      <w:r>
        <w:rPr>
          <w:rFonts w:ascii="Times New Roman" w:hAnsi="Times New Roman" w:cs="Times New Roman"/>
          <w:color w:val="0000FF"/>
        </w:rPr>
        <w:t xml:space="preserve"> wind speed</w:t>
      </w:r>
      <w:r>
        <w:rPr>
          <w:rFonts w:ascii="Times New Roman" w:hAnsi="Times New Roman" w:cs="Times New Roman"/>
          <w:color w:val="0000FF"/>
        </w:rPr>
        <w:t>s</w:t>
      </w:r>
      <w:r>
        <w:rPr>
          <w:rFonts w:ascii="Times New Roman" w:hAnsi="Times New Roman" w:cs="Times New Roman"/>
          <w:color w:val="0000FF"/>
        </w:rPr>
        <w:t>.</w:t>
      </w:r>
      <w:r>
        <w:rPr>
          <w:rFonts w:ascii="Times New Roman" w:hAnsi="Times New Roman" w:cs="Times New Roman"/>
          <w:color w:val="0000FF"/>
          <w:lang w:val="pt-BR"/>
        </w:rPr>
        <w:t xml:space="preserve"> </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Many environmental variables with </w:t>
      </w:r>
      <w:r>
        <w:rPr>
          <w:rFonts w:ascii="Times New Roman" w:hAnsi="Times New Roman" w:cs="Times New Roman"/>
          <w:color w:val="0000FF"/>
          <w:lang w:val="pt-BR"/>
        </w:rPr>
        <w:t xml:space="preserve">complementary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 affecting forest compo</w:t>
      </w:r>
      <w:r>
        <w:rPr>
          <w:rFonts w:hint="default" w:ascii="Times New Roman" w:hAnsi="Times New Roman" w:cs="Times New Roman"/>
          <w:color w:val="0000FF"/>
          <w:lang w:val="pt-BR"/>
        </w:rPr>
        <w:t>s</w:t>
      </w:r>
      <w:r>
        <w:rPr>
          <w:rFonts w:ascii="Times New Roman" w:hAnsi="Times New Roman" w:cs="Times New Roman"/>
          <w:color w:val="0000FF"/>
          <w:lang w:val="en-GB"/>
        </w:rPr>
        <w:t>i</w:t>
      </w:r>
      <w:r>
        <w:rPr>
          <w:rFonts w:hint="default" w:ascii="Times New Roman" w:hAnsi="Times New Roman" w:cs="Times New Roman"/>
          <w:color w:val="0000FF"/>
          <w:lang w:val="pt-BR"/>
        </w:rPr>
        <w:t>t</w:t>
      </w:r>
      <w:r>
        <w:rPr>
          <w:rFonts w:ascii="Times New Roman" w:hAnsi="Times New Roman" w:cs="Times New Roman"/>
          <w:color w:val="0000FF"/>
          <w:lang w:val="en-GB"/>
        </w:rPr>
        <w:t>ion and structure</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w:t>
      </w:r>
      <w:commentRangeStart w:id="3"/>
      <w:r>
        <w:rPr>
          <w:rFonts w:ascii="Times New Roman" w:hAnsi="Times New Roman" w:cs="Times New Roman"/>
          <w:color w:val="0000FF"/>
        </w:rPr>
        <w:t>Baker et al. 2004</w:t>
      </w:r>
      <w:commentRangeEnd w:id="3"/>
      <w:r>
        <w:rPr>
          <w:rStyle w:val="21"/>
        </w:rPr>
        <w:commentReference w:id="3"/>
      </w:r>
      <w:r>
        <w:rPr>
          <w:rFonts w:ascii="Times New Roman" w:hAnsi="Times New Roman" w:cs="Times New Roman"/>
          <w:color w:val="0000FF"/>
        </w:rPr>
        <w:t>; Malhi et al. 2006; ter Steege et al., 2006).</w:t>
      </w:r>
      <w:r>
        <w:rPr>
          <w:rFonts w:ascii="Times New Roman" w:hAnsi="Times New Roman" w:cs="Times New Roman"/>
          <w:color w:val="0000FF"/>
          <w:lang w:val="en-GB"/>
        </w:rPr>
        <w:t xml:space="preserve"> </w:t>
      </w:r>
    </w:p>
    <w:p>
      <w:pPr>
        <w:pStyle w:val="3"/>
        <w:spacing w:line="480" w:lineRule="auto"/>
      </w:pPr>
      <w:r>
        <w:rPr>
          <w:rFonts w:ascii="Times New Roman" w:hAnsi="Times New Roman" w:cs="Times New Roman"/>
          <w:color w:val="0000FF"/>
          <w:lang w:val="pt-PT"/>
        </w:rPr>
        <w:t>In our study, m</w:t>
      </w:r>
      <w:r>
        <w:rPr>
          <w:rFonts w:ascii="Times New Roman" w:hAnsi="Times New Roman" w:cs="Times New Roman"/>
          <w:color w:val="0000FF"/>
          <w:lang w:val="en-GB"/>
        </w:rPr>
        <w:t xml:space="preserve">aximum height was strongly related to the number of clear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goes together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which, along with changes in the Vapor Pressure Deficit, or atmospheric dryness, leads to water stress in trees (Williams et al., 2012; Nunes et al., 2019). The increase in diffuse radiation led by cloudy conditions induces an increase in photosynthetic activity (Gu, 2003). </w:t>
      </w:r>
      <w:r>
        <w:rPr>
          <w:rFonts w:ascii="Times New Roman" w:hAnsi="Times New Roman" w:cs="Times New Roman"/>
          <w:color w:val="0000FF"/>
        </w:rPr>
        <w:t>Tall trees have direct exposure to sunlight and high temperatures and must rely on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may limit leaf expansion and photosynthesis</w:t>
      </w:r>
      <w:r>
        <w:rPr>
          <w:rFonts w:ascii="Times New Roman" w:hAnsi="Times New Roman" w:cs="Times New Roman"/>
          <w:color w:val="0000FF"/>
          <w:lang w:val="en-GB"/>
        </w:rPr>
        <w:t xml:space="preserve">, and consequently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translated into an increase in maximum height. In the Amazon, clay content is usually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We suggest that the well-structured clay soils allow trees to obtain an additional volume of water during the dry season towards eastern Amazon, where soils tend to be richer in clay compared to central and western Amazon (Fisher et al., 2008; Hodnett et al., 1997). The dimorphic root systems associated with structured</w:t>
      </w:r>
      <w:r>
        <w:rPr>
          <w:rFonts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0000FF"/>
          <w:lang w:val="pt-BR"/>
        </w:rPr>
      </w:pPr>
      <w:r>
        <w:rPr>
          <w:rFonts w:ascii="Times New Roman" w:hAnsi="Times New Roman" w:cs="Times New Roman"/>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ascii="Times New Roman" w:hAnsi="Times New Roman" w:cs="Times New Roman"/>
          <w:i/>
        </w:rPr>
        <w:t>terra firme</w:t>
      </w:r>
      <w:r>
        <w:rPr>
          <w:rFonts w:ascii="Times New Roman" w:hAnsi="Times New Roman" w:cs="Times New Roman"/>
        </w:rPr>
        <w:t xml:space="preserve"> terraces and create floodplains of variable sizes dating to the Miocene, with terrace–floodplain </w:t>
      </w:r>
      <w:r>
        <w:rPr>
          <w:rFonts w:hint="default" w:ascii="Times New Roman" w:hAnsi="Times New Roman" w:cs="Times New Roman"/>
        </w:rPr>
        <w:t xml:space="preserve">elevation differences decreasing eastwards from the Andes (Hamilton et al., 2007). </w:t>
      </w:r>
      <w:r>
        <w:rPr>
          <w:rFonts w:hint="default" w:ascii="Times New Roman" w:hAnsi="Times New Roman" w:cs="Times New Roman"/>
          <w:color w:val="0000FF"/>
          <w:lang w:val="en-GB"/>
        </w:rPr>
        <w:t>T</w:t>
      </w:r>
      <w:r>
        <w:rPr>
          <w:rFonts w:hint="default" w:ascii="Times New Roman" w:hAnsi="Times New Roman" w:cs="Times New Roman"/>
          <w:color w:val="0000FF"/>
        </w:rPr>
        <w:t xml:space="preserve">he terrace and floodplain forests in the Amazon </w:t>
      </w:r>
      <w:r>
        <w:rPr>
          <w:rFonts w:hint="default" w:ascii="Times New Roman" w:hAnsi="Times New Roman" w:cs="Times New Roman"/>
          <w:color w:val="0000FF"/>
          <w:lang w:val="en-GB"/>
        </w:rPr>
        <w:t xml:space="preserve">also have differences related to </w:t>
      </w:r>
      <w:r>
        <w:rPr>
          <w:rFonts w:hint="default" w:ascii="Times New Roman" w:hAnsi="Times New Roman" w:cs="Times New Roman"/>
          <w:color w:val="0000FF"/>
        </w:rPr>
        <w:t xml:space="preserve">species turnover, which reveals the micro-topography effects on the tree </w:t>
      </w:r>
      <w:r>
        <w:rPr>
          <w:rFonts w:hint="default" w:ascii="Times New Roman" w:hAnsi="Times New Roman" w:cs="Times New Roman"/>
          <w:color w:val="0000FF"/>
          <w:lang w:val="en-GB"/>
        </w:rPr>
        <w:t xml:space="preserve">survival rate </w:t>
      </w:r>
      <w:r>
        <w:rPr>
          <w:rFonts w:hint="default" w:ascii="Times New Roman" w:hAnsi="Times New Roman" w:cs="Times New Roman"/>
          <w:color w:val="0000FF"/>
        </w:rPr>
        <w:t xml:space="preserve">in Amazonian forests (Asner et al., </w:t>
      </w:r>
      <w:commentRangeStart w:id="4"/>
      <w:r>
        <w:rPr>
          <w:rFonts w:hint="default" w:ascii="Times New Roman" w:hAnsi="Times New Roman" w:cs="Times New Roman"/>
          <w:color w:val="0000FF"/>
        </w:rPr>
        <w:t>2015</w:t>
      </w:r>
      <w:commentRangeEnd w:id="4"/>
      <w:r>
        <w:rPr>
          <w:rFonts w:hint="default" w:ascii="Times New Roman" w:hAnsi="Times New Roman" w:cs="Times New Roman"/>
        </w:rPr>
        <w:commentReference w:id="4"/>
      </w:r>
      <w:r>
        <w:rPr>
          <w:rFonts w:hint="default" w:ascii="Times New Roman" w:hAnsi="Times New Roman" w:cs="Times New Roman"/>
          <w:color w:val="0000FF"/>
        </w:rPr>
        <w:t>).</w:t>
      </w:r>
      <w:r>
        <w:rPr>
          <w:rFonts w:hint="default" w:ascii="Times New Roman" w:hAnsi="Times New Roman" w:cs="Times New Roman"/>
          <w:color w:val="0000FF"/>
          <w:lang w:val="pt-BR"/>
        </w:rPr>
        <w:t xml:space="preserve">  Due to h</w:t>
      </w:r>
      <w:r>
        <w:rPr>
          <w:rFonts w:hint="default" w:ascii="Times New Roman" w:hAnsi="Times New Roman" w:cs="Times New Roman"/>
        </w:rPr>
        <w:t>igher turnover on floodplains</w:t>
      </w:r>
      <w:r>
        <w:rPr>
          <w:rFonts w:hint="default" w:ascii="Times New Roman" w:hAnsi="Times New Roman" w:cs="Times New Roman"/>
          <w:lang w:val="pt-BR"/>
        </w:rPr>
        <w:t xml:space="preserve">, </w:t>
      </w:r>
      <w:r>
        <w:rPr>
          <w:rFonts w:hint="default" w:ascii="Times New Roman" w:hAnsi="Times New Roman" w:cs="Times New Roman"/>
        </w:rPr>
        <w:t>trees live, on average, for less time and are less likely to achieve giant status</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for trees to grow taller. A tolerance curve associated the height of tall trees with precipitation peaked at  2,300 mm  yr</w:t>
      </w:r>
      <w:r>
        <w:rPr>
          <w:rFonts w:ascii="Times New Roman" w:hAnsi="Times New Roman" w:cs="Times New Roman"/>
          <w:vertAlign w:val="superscript"/>
        </w:rPr>
        <w:t>-1</w:t>
      </w:r>
      <w:r>
        <w:rPr>
          <w:rFonts w:ascii="Times New Roman" w:hAnsi="Times New Roman" w:cs="Times New Roman"/>
        </w:rPr>
        <w:t xml:space="preserve"> and suggested that areas too dry or too wet may both inhibit the growth of tall trees.  We observed a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 and mortality by hydraulic failure may be more likely for tall trees under drought conditions (McDowell et al., 2008). Mean annual precipitation above 2,300 mm  year</w:t>
      </w:r>
      <w:r>
        <w:rPr>
          <w:rFonts w:ascii="Times New Roman" w:hAnsi="Times New Roman" w:cs="Times New Roman"/>
          <w:vertAlign w:val="superscript"/>
        </w:rPr>
        <w:t>-1</w:t>
      </w:r>
      <w:r>
        <w:rPr>
          <w:rFonts w:ascii="Times New Roman" w:hAnsi="Times New Roman" w:cs="Times New Roman"/>
        </w:rPr>
        <w:t> may be related to excess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w:t>
      </w:r>
      <w:r>
        <w:rPr>
          <w:rFonts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tall trees       </w:t>
      </w:r>
    </w:p>
    <w:p>
      <w:pPr>
        <w:pStyle w:val="29"/>
        <w:spacing w:line="480" w:lineRule="auto"/>
        <w:rPr>
          <w:rFonts w:ascii="Times New Roman" w:hAnsi="Times New Roman" w:cs="Times New Roman"/>
        </w:rPr>
      </w:pPr>
      <w:r>
        <w:rPr>
          <w:rFonts w:ascii="Times New Roman" w:hAnsi="Times New Roman" w:cs="Times New Roman"/>
        </w:rPr>
        <w:t>In our study, low wind speed was the single most important predictor of the occurrence of the trees over 70 m in the Brazilian Amazon. The fact that trees adapt to their local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A balance between tree structural strength and wind shearing forces contributes to set an upper limit to tree height development (Klein et al., 2015). This process of acclimation could drive part of the pattern we observed across the Amazon, with trees over 70 m tall having a 50-75% likelihood of occurring in the calmest areas but a sharply decreasing probability with stronger winds. </w:t>
      </w:r>
    </w:p>
    <w:p>
      <w:pPr>
        <w:pStyle w:val="29"/>
        <w:spacing w:line="480" w:lineRule="auto"/>
        <w:rPr>
          <w:rFonts w:ascii="Times New Roman" w:hAnsi="Times New Roman" w:cs="Times New Roman"/>
        </w:rPr>
      </w:pPr>
      <w:r>
        <w:rPr>
          <w:rFonts w:ascii="Times New Roman" w:hAnsi="Times New Roman" w:cs="Times New Roman"/>
          <w:lang w:val="pt-PT"/>
        </w:rPr>
        <w:t xml:space="preserve">The spatial distribution we observed </w:t>
      </w:r>
      <w:r>
        <w:rPr>
          <w:rFonts w:ascii="Times New Roman" w:hAnsi="Times New Roman" w:cs="Times New Roman"/>
        </w:rPr>
        <w:t>also aligns with disturbance rates</w:t>
      </w:r>
      <w:r>
        <w:rPr>
          <w:rFonts w:ascii="Times New Roman" w:hAnsi="Times New Roman" w:cs="Times New Roman"/>
          <w:lang w:val="pt-PT"/>
        </w:rPr>
        <w:t xml:space="preserve">, which are three times higher in the Western Amazon than the Eastern </w:t>
      </w:r>
      <w:r>
        <w:rPr>
          <w:rFonts w:ascii="Times New Roman" w:hAnsi="Times New Roman" w:cs="Times New Roman"/>
        </w:rPr>
        <w:t>(Espírito-Santo et al., 2014). Wind damage is most common from September to February (Negrón-Juárez et al., 2017) and taller trees have higher rates of mortality in wind storms (Rifai et al., 2016). This suggests that wind disturbance, in addition to tree acclimation, shapes the observed patterns of extraordinarily tall trees .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pPr>
      <w:r>
        <w:rPr>
          <w:rFonts w:ascii="Times New Roman" w:hAnsi="Times New Roman" w:cs="Times New Roman"/>
          <w:color w:val="0000FF"/>
          <w:lang w:val="en-GB"/>
        </w:rPr>
        <w:t>Because</w:t>
      </w:r>
      <w:r>
        <w:rPr>
          <w:rFonts w:ascii="Times New Roman" w:hAnsi="Times New Roman" w:cs="Times New Roman"/>
          <w:color w:val="0000FF"/>
          <w:lang w:val="pt-PT"/>
        </w:rPr>
        <w:t xml:space="preserve"> the maximum entropy model was highly sensitive to the effect of wind speed, we tested the model excluding both wind speed variables.  </w:t>
      </w:r>
      <w:r>
        <w:rPr>
          <w:rFonts w:ascii="Times New Roman" w:hAnsi="Times New Roman" w:cs="Times New Roman"/>
          <w:color w:val="0000FF"/>
          <w:lang w:val="en-GB"/>
        </w:rPr>
        <w:t xml:space="preserve">We found that the importance of variables shifted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These shifts indicate that wind speed is indeed adding information. </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rate was only weakly related to maximum forest height patterns in both the Random Forests and MaxEnt models. Despite being relevant to the death of individual trees (Marra et al., 2014; Niklas, 1998) and being the key factor causing large tree deaths in a tropical forest in Panama (Yanoviak et al., 2019), lightning and associated storms were not the dominant factor limit the occurrence of the tallest trees in our analysis.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 xml:space="preserve">he locations of the tall trees (&gt; 70 m) in the eastern Amazon coincide with forests that have a high basal area predicted by statistical modelling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 xml:space="preserve">Understanding the spatial distribution of maximum tree height in tropical forests and how it is associated with environmental conditions and tree functional traits is of fundamental importance. </w:t>
      </w:r>
      <w:r>
        <w:rPr>
          <w:rFonts w:ascii="Times New Roman" w:hAnsi="Times New Roman" w:cs="Times New Roman"/>
          <w:color w:val="0000FF"/>
        </w:rPr>
        <w:t>Emergent trees that reach their maximum height are responsible for a significant amount of the transpired water flux and the above-ground carbon storage (</w:t>
      </w:r>
      <w:commentRangeStart w:id="5"/>
      <w:r>
        <w:rPr>
          <w:rFonts w:ascii="Times New Roman" w:hAnsi="Times New Roman" w:cs="Times New Roman"/>
          <w:color w:val="0000FF"/>
        </w:rPr>
        <w:t>Kunert</w:t>
      </w:r>
      <w:commentRangeEnd w:id="5"/>
      <w:r>
        <w:rPr>
          <w:rStyle w:val="21"/>
          <w:color w:val="0000FF"/>
        </w:rPr>
        <w:commentReference w:id="5"/>
      </w:r>
      <w:r>
        <w:rPr>
          <w:rFonts w:ascii="Times New Roman" w:hAnsi="Times New Roman" w:cs="Times New Roman"/>
          <w:color w:val="0000FF"/>
        </w:rPr>
        <w:t xml:space="preserve"> et al. 2017; </w:t>
      </w:r>
      <w:commentRangeStart w:id="6"/>
      <w:r>
        <w:rPr>
          <w:rFonts w:ascii="Times New Roman" w:hAnsi="Times New Roman" w:cs="Times New Roman"/>
          <w:color w:val="0000FF"/>
        </w:rPr>
        <w:t>Bastin</w:t>
      </w:r>
      <w:commentRangeEnd w:id="6"/>
      <w:r>
        <w:rPr>
          <w:rStyle w:val="21"/>
          <w:color w:val="0000FF"/>
        </w:rPr>
        <w:commentReference w:id="6"/>
      </w:r>
      <w:r>
        <w:rPr>
          <w:rFonts w:ascii="Times New Roman" w:hAnsi="Times New Roman" w:cs="Times New Roman"/>
          <w:color w:val="0000FF"/>
        </w:rPr>
        <w:t xml:space="preserve"> et al. 2018). </w:t>
      </w:r>
      <w:r>
        <w:rPr>
          <w:rFonts w:ascii="Times New Roman" w:hAnsi="Times New Roman" w:cs="Times New Roman"/>
        </w:rPr>
        <w:t>Trees which reach these extrao</w:t>
      </w:r>
      <w:bookmarkStart w:id="9" w:name="_GoBack"/>
      <w:bookmarkEnd w:id="9"/>
      <w:r>
        <w:rPr>
          <w:rFonts w:ascii="Times New Roman" w:hAnsi="Times New Roman" w:cs="Times New Roman"/>
        </w:rPr>
        <w:t>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29"/>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rPr>
        <w:t>References</w:t>
      </w:r>
    </w:p>
    <w:p>
      <w:pPr>
        <w:rPr>
          <w:rFonts w:ascii="Times New Roman" w:hAnsi="Times New Roman" w:cs="Times New Roman"/>
          <w:lang w:val="pt-BR"/>
        </w:rPr>
      </w:pPr>
    </w:p>
    <w:p>
      <w:pPr>
        <w:pStyle w:val="12"/>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12"/>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12"/>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12"/>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12"/>
        <w:ind w:left="480" w:hanging="480"/>
      </w:pPr>
      <w: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i/>
        </w:rPr>
        <w:t>Ecological Applications</w:t>
      </w:r>
      <w:r>
        <w:t xml:space="preserve">, </w:t>
      </w:r>
      <w:r>
        <w:rPr>
          <w:i/>
        </w:rPr>
        <w:t>29</w:t>
      </w:r>
      <w:r>
        <w:t>(6). https://doi.org/10.1002/eap.1952</w:t>
      </w:r>
    </w:p>
    <w:p>
      <w:pPr>
        <w:pStyle w:val="12"/>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12"/>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12"/>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12"/>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12"/>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12"/>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12"/>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12"/>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(1). https://doi.org/10.1038/s41598-019-51857-8</w:t>
      </w:r>
    </w:p>
    <w:p>
      <w:pPr>
        <w:pStyle w:val="12"/>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12"/>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12"/>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12"/>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(3), 850–860. https://doi.org/10.1111/nph.13836</w:t>
      </w:r>
    </w:p>
    <w:p>
      <w:pPr>
        <w:pStyle w:val="12"/>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12"/>
        <w:ind w:left="480" w:hanging="480"/>
      </w:pPr>
      <w:r>
        <w:t xml:space="preserve">Cao, M., &amp; Woodward, F. I. (1998).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12"/>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12"/>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12"/>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12"/>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12"/>
        <w:ind w:left="480" w:hanging="480"/>
      </w:pPr>
      <w:r>
        <w:t xml:space="preserve">Cosme, L. H. M., Schietti, J., Costa, F. R. C., &amp; Oliveira, R. S. (2017). The importance of hydraulic architecture to the distribution patterns of trees in a central Amazonian forest. </w:t>
      </w:r>
      <w:r>
        <w:rPr>
          <w:i/>
        </w:rPr>
        <w:t>New Phytologist</w:t>
      </w:r>
      <w:r>
        <w:t xml:space="preserve">, </w:t>
      </w:r>
      <w:r>
        <w:rPr>
          <w:i/>
        </w:rPr>
        <w:t>215</w:t>
      </w:r>
      <w:r>
        <w:t>(1), 113–125. https://doi.org/10.1111/nph.14508</w:t>
      </w:r>
    </w:p>
    <w:p>
      <w:pPr>
        <w:pStyle w:val="12"/>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12"/>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12"/>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12"/>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12"/>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12"/>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12"/>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12"/>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12"/>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12"/>
        <w:ind w:left="480" w:hanging="480"/>
      </w:pPr>
      <w:r>
        <w:t xml:space="preserve">Funk, C., Peterson, P., Landsfeld, M., Pedreros, D., Verdin, J., Shukla, S., Husak, G., Rowland, J., Harrison, L., Hoell, A., &amp; Michaelsen, J. (2015). The climate hazards infrared precipitation with stations{\textemdash}a new environmental record for monitoring extremes. </w:t>
      </w:r>
      <w:r>
        <w:rPr>
          <w:i/>
        </w:rPr>
        <w:t>Scientific Data</w:t>
      </w:r>
      <w:r>
        <w:t xml:space="preserve">, </w:t>
      </w:r>
      <w:r>
        <w:rPr>
          <w:i/>
        </w:rPr>
        <w:t>2</w:t>
      </w:r>
      <w:r>
        <w:t>(1). https://doi.org/10.1038/sdata.2015.66</w:t>
      </w:r>
    </w:p>
    <w:p>
      <w:pPr>
        <w:pStyle w:val="12"/>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12"/>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12"/>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12"/>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12"/>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12"/>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12"/>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12"/>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12"/>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12"/>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12"/>
        <w:ind w:left="480" w:hanging="480"/>
      </w:pPr>
      <w:r>
        <w:t xml:space="preserve">Koch, G. W., Sillett, S. C., Jennings, G. M., &amp; Davis, S. D. (2004). The limits to tree height. </w:t>
      </w:r>
      <w:r>
        <w:rPr>
          <w:i/>
        </w:rPr>
        <w:t>Nature</w:t>
      </w:r>
      <w:r>
        <w:t xml:space="preserve">, </w:t>
      </w:r>
      <w:r>
        <w:rPr>
          <w:i/>
        </w:rPr>
        <w:t>428</w:t>
      </w:r>
      <w:r>
        <w:t>(6985), 851–854. https://doi.org/10.1038/nature02417</w:t>
      </w:r>
    </w:p>
    <w:p>
      <w:pPr>
        <w:pStyle w:val="12"/>
        <w:ind w:left="480" w:hanging="480"/>
      </w:pPr>
      <w:r>
        <w:t xml:space="preserve">Larjavaara, M. (2013). The world{\textquotesingle}s tallest trees grow in thermally similar climates. </w:t>
      </w:r>
      <w:r>
        <w:rPr>
          <w:i/>
        </w:rPr>
        <w:t>New Phytologist</w:t>
      </w:r>
      <w:r>
        <w:t xml:space="preserve">, </w:t>
      </w:r>
      <w:r>
        <w:rPr>
          <w:i/>
        </w:rPr>
        <w:t>202</w:t>
      </w:r>
      <w:r>
        <w:t>(2), 344–349. https://doi.org/10.1111/nph.12656</w:t>
      </w:r>
    </w:p>
    <w:p>
      <w:pPr>
        <w:pStyle w:val="12"/>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12"/>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12"/>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12"/>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12"/>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12"/>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12"/>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12"/>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12"/>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12"/>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12"/>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12"/>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12"/>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12"/>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12"/>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12"/>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12"/>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12"/>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12"/>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12"/>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12"/>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12"/>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12"/>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12"/>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12"/>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12"/>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12"/>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12"/>
        <w:ind w:left="480" w:hanging="480"/>
      </w:pPr>
      <w:r>
        <w:t xml:space="preserve">Rifai, S. W., Urquiza Muñoz, J. D., Negrón-Juárez, R. I., Ram\’\irez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12"/>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12"/>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12"/>
        <w:ind w:left="480" w:hanging="480"/>
      </w:pPr>
      <w:r>
        <w:t xml:space="preserve">Sakschewski, B., von Bloh, W., Boit, A., Poorter, L., Peña-Claros, M., Heinke, J., Joshi, J., &amp; Thonicke, K. (2016). Resilience of Amazon forests emerges from plant trait~diversity. </w:t>
      </w:r>
      <w:r>
        <w:rPr>
          <w:i/>
        </w:rPr>
        <w:t>Nature Climate Change</w:t>
      </w:r>
      <w:r>
        <w:t xml:space="preserve">, </w:t>
      </w:r>
      <w:r>
        <w:rPr>
          <w:i/>
        </w:rPr>
        <w:t>6</w:t>
      </w:r>
      <w:r>
        <w:t>(11), 1032–1036. https://doi.org/10.1038/nclimate3109</w:t>
      </w:r>
    </w:p>
    <w:p>
      <w:pPr>
        <w:pStyle w:val="12"/>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12"/>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12"/>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12"/>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12"/>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12"/>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12"/>
        <w:ind w:left="480" w:hanging="480"/>
      </w:pPr>
      <w:r>
        <w:t xml:space="preserve">Tejada, G., Görgens, E. B., Esp\’\irito-Santo,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12"/>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12"/>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12"/>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12"/>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12"/>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12"/>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12"/>
        <w:ind w:left="480" w:hanging="480"/>
      </w:pPr>
      <w:r>
        <w:t xml:space="preserve">Webb, J. R., &amp; Sprent, J. I. (2002). Nodulation in Legumes. </w:t>
      </w:r>
      <w:r>
        <w:rPr>
          <w:i/>
        </w:rPr>
        <w:t>Kew Bulletin</w:t>
      </w:r>
      <w:r>
        <w:t xml:space="preserve">, </w:t>
      </w:r>
      <w:r>
        <w:rPr>
          <w:i/>
        </w:rPr>
        <w:t>57</w:t>
      </w:r>
      <w:r>
        <w:t>(3), 634. https://doi.org/10.2307/4110991</w:t>
      </w:r>
    </w:p>
    <w:p>
      <w:pPr>
        <w:pStyle w:val="12"/>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12"/>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12"/>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12"/>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lang w:val="pt-BR"/>
        </w:rPr>
      </w:pPr>
      <w:r>
        <w:rPr>
          <w:rFonts w:ascii="Times New Roman" w:hAnsi="Times New Roman" w:cs="Times New Roman"/>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2"/>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ascii="Times New Roman" w:hAnsi="Times New Roman"/>
          <w:color w:val="0070C0"/>
          <w:lang w:val="pt-PT"/>
        </w:rPr>
        <w:t xml:space="preserve"> fo</w:t>
      </w:r>
      <w:ins w:id="0" w:author="Michael Keller" w:date="2020-10-01T15:34:00Z">
        <w:r>
          <w:rPr>
            <w:rFonts w:ascii="Times New Roman" w:hAnsi="Times New Roman"/>
            <w:color w:val="0070C0"/>
            <w:lang w:val="pt-PT"/>
          </w:rPr>
          <w:t>r</w:t>
        </w:r>
      </w:ins>
      <w:r>
        <w:rPr>
          <w:rFonts w:ascii="Times New Roman" w:hAnsi="Times New Roman"/>
          <w:color w:val="0070C0"/>
          <w:lang w:val="pt-PT"/>
        </w:rPr>
        <w:t xml:space="preserve"> each transects</w:t>
      </w:r>
      <w:r>
        <w:rPr>
          <w:rFonts w:ascii="Times New Roman" w:hAnsi="Times New Roman"/>
          <w:color w:val="0070C0"/>
        </w:rPr>
        <w:t xml:space="preserve">. </w:t>
      </w:r>
      <w:r>
        <w:rPr>
          <w:rFonts w:ascii="Times New Roman" w:hAnsi="Times New Roman"/>
          <w:color w:val="0070C0"/>
          <w:lang w:val="pt-PT"/>
        </w:rPr>
        <w:t xml:space="preserve">Based on a local </w:t>
      </w:r>
      <w:del w:id="1" w:author="Michael Keller" w:date="2020-10-01T15:34:00Z">
        <w:r>
          <w:rPr>
            <w:rFonts w:ascii="Times New Roman" w:hAnsi="Times New Roman"/>
            <w:color w:val="0070C0"/>
            <w:lang w:val="pt-PT"/>
          </w:rPr>
          <w:delText xml:space="preserve">maxima </w:delText>
        </w:r>
      </w:del>
      <w:ins w:id="2" w:author="Michael Keller" w:date="2020-10-01T15:34:00Z">
        <w:r>
          <w:rPr>
            <w:rFonts w:ascii="Times New Roman" w:hAnsi="Times New Roman"/>
            <w:color w:val="0070C0"/>
            <w:lang w:val="pt-PT"/>
          </w:rPr>
          <w:t xml:space="preserve">maximm </w:t>
        </w:r>
      </w:ins>
      <w:r>
        <w:rPr>
          <w:rFonts w:ascii="Times New Roman" w:hAnsi="Times New Roman"/>
          <w:color w:val="0070C0"/>
          <w:lang w:val="pt-PT"/>
        </w:rPr>
        <w:t xml:space="preserve">filter, the </w:t>
      </w:r>
      <w:r>
        <w:rPr>
          <w:rFonts w:ascii="Times New Roman" w:hAnsi="Times New Roman"/>
          <w:color w:val="0070C0"/>
        </w:rPr>
        <w:t>tallest tree</w:t>
      </w:r>
      <w:r>
        <w:rPr>
          <w:rFonts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ascii="Times New Roman" w:hAnsi="Times New Roman"/>
          <w:color w:val="0070C0"/>
          <w:lang w:val="pt-PT"/>
        </w:rPr>
        <w:t xml:space="preserve"> and</w:t>
      </w:r>
      <w:r>
        <w:rPr>
          <w:rFonts w:ascii="Times New Roman" w:hAnsi="Times New Roman"/>
          <w:color w:val="0070C0"/>
        </w:rPr>
        <w:t xml:space="preserve"> isolated </w:t>
      </w:r>
      <w:r>
        <w:rPr>
          <w:rFonts w:ascii="Times New Roman" w:hAnsi="Times New Roman"/>
          <w:color w:val="0070C0"/>
          <w:lang w:val="pt-PT"/>
        </w:rPr>
        <w:t xml:space="preserve">to represent each </w:t>
      </w:r>
      <w:r>
        <w:rPr>
          <w:rFonts w:ascii="Times New Roman" w:hAnsi="Times New Roman"/>
          <w:color w:val="0070C0"/>
        </w:rPr>
        <w:t xml:space="preserve">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3"/>
                    <a:stretch>
                      <a:fillRect/>
                    </a:stretch>
                  </pic:blipFill>
                  <pic:spPr>
                    <a:xfrm>
                      <a:off x="0" y="0"/>
                      <a:ext cx="5398135" cy="2517775"/>
                    </a:xfrm>
                    <a:prstGeom prst="rect">
                      <a:avLst/>
                    </a:prstGeom>
                  </pic:spPr>
                </pic:pic>
              </a:graphicData>
            </a:graphic>
          </wp:inline>
        </w:drawing>
      </w:r>
    </w:p>
    <w:p>
      <w:pPr>
        <w:pStyle w:val="37"/>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37"/>
        <w:spacing w:line="480" w:lineRule="auto"/>
        <w:rPr>
          <w:rFonts w:ascii="Times New Roman" w:hAnsi="Times New Roman" w:cs="Times New Roman"/>
          <w:lang w:val="en-GB"/>
        </w:rPr>
      </w:pPr>
      <w:r>
        <w:rPr>
          <w:rFonts w:ascii="Times New Roman" w:hAnsi="Times New Roman" w:cs="Times New Roman"/>
          <w:lang w:val="en-GB"/>
        </w:rPr>
        <w:br w:type="page"/>
      </w:r>
    </w:p>
    <w:p>
      <w:pPr>
        <w:pStyle w:val="37"/>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599815" cy="3599815"/>
            <wp:effectExtent l="0" t="0" r="635" b="635"/>
            <wp:docPr id="7" name="Imagem 7" descr="SF3 Observed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SF3 ObservedPredicted"/>
                    <pic:cNvPicPr>
                      <a:picLocks noChangeAspect="1"/>
                    </pic:cNvPicPr>
                  </pic:nvPicPr>
                  <pic:blipFill>
                    <a:blip r:embed="rId14"/>
                    <a:stretch>
                      <a:fillRect/>
                    </a:stretch>
                  </pic:blipFill>
                  <pic:spPr>
                    <a:xfrm>
                      <a:off x="0" y="0"/>
                      <a:ext cx="3599815" cy="3599815"/>
                    </a:xfrm>
                    <a:prstGeom prst="rect">
                      <a:avLst/>
                    </a:prstGeom>
                  </pic:spPr>
                </pic:pic>
              </a:graphicData>
            </a:graphic>
          </wp:inline>
        </w:drawing>
      </w:r>
    </w:p>
    <w:p>
      <w:pPr>
        <w:pStyle w:val="37"/>
        <w:spacing w:line="480" w:lineRule="auto"/>
        <w:jc w:val="both"/>
        <w:rPr>
          <w:rFonts w:ascii="Times New Roman" w:hAnsi="Times New Roman" w:cs="Times New Roman"/>
          <w:lang w:val="en-GB"/>
        </w:rPr>
      </w:pPr>
      <w:commentRangeStart w:id="7"/>
      <w:r>
        <w:rPr>
          <w:rFonts w:ascii="Times New Roman" w:hAnsi="Times New Roman" w:cs="Times New Roman"/>
          <w:lang w:val="en-GB"/>
        </w:rPr>
        <w:t xml:space="preserve">Supplementary Figure </w:t>
      </w:r>
      <w:r>
        <w:rPr>
          <w:rFonts w:ascii="Times New Roman" w:hAnsi="Times New Roman" w:cs="Times New Roman"/>
          <w:lang w:val="pt-PT"/>
        </w:rPr>
        <w:t>3</w:t>
      </w:r>
      <w:r>
        <w:rPr>
          <w:rFonts w:ascii="Times New Roman" w:hAnsi="Times New Roman" w:cs="Times New Roman"/>
          <w:lang w:val="en-GB"/>
        </w:rPr>
        <w:t>. Observed versus predicted maximum height by the Random Forest model.</w:t>
      </w:r>
      <w:commentRangeEnd w:id="7"/>
      <w:r>
        <w:rPr>
          <w:rStyle w:val="21"/>
          <w:i w:val="0"/>
        </w:rPr>
        <w:commentReference w:id="7"/>
      </w:r>
    </w:p>
    <w:p>
      <w:pPr>
        <w:rPr>
          <w:rFonts w:ascii="Times New Roman" w:hAnsi="Times New Roman" w:cs="Times New Roman"/>
          <w:lang w:val="en-GB"/>
        </w:rPr>
      </w:pPr>
      <w:r>
        <w:rPr>
          <w:rFonts w:ascii="Times New Roman" w:hAnsi="Times New Roman" w:cs="Times New Roman"/>
          <w:lang w:val="en-GB"/>
        </w:rPr>
        <w:br w:type="page"/>
      </w:r>
    </w:p>
    <w:p>
      <w:pPr>
        <w:pStyle w:val="36"/>
        <w:spacing w:line="480" w:lineRule="auto"/>
        <w:rPr>
          <w:rFonts w:ascii="Times New Roman" w:hAnsi="Times New Roman" w:cs="Times New Roman"/>
          <w:lang w:val="pt-BR"/>
        </w:rPr>
      </w:pPr>
      <w:r>
        <w:rPr>
          <w:rFonts w:ascii="Times New Roman" w:hAnsi="Times New Roman" w:cs="Times New Roman"/>
          <w:lang w:val="pt-BR"/>
        </w:rPr>
        <w:t xml:space="preserve">Supplementary </w:t>
      </w:r>
      <w:r>
        <w:rPr>
          <w:rFonts w:ascii="Times New Roman" w:hAnsi="Times New Roman" w:cs="Times New Roman"/>
          <w:lang w:val="en-GB"/>
        </w:rPr>
        <w:t xml:space="preserve">Table 1. </w:t>
      </w:r>
      <w:r>
        <w:rPr>
          <w:rFonts w:ascii="Times New Roman" w:hAnsi="Times New Roman" w:cs="Times New Roman"/>
          <w:lang w:val="pt-BR"/>
        </w:rPr>
        <w:t>V</w:t>
      </w:r>
      <w:r>
        <w:rPr>
          <w:rFonts w:ascii="Times New Roman" w:hAnsi="Times New Roman" w:cs="Times New Roman"/>
        </w:rPr>
        <w:t xml:space="preserve">ariable importance results </w:t>
      </w:r>
      <w:r>
        <w:rPr>
          <w:rFonts w:ascii="Times New Roman" w:hAnsi="Times New Roman" w:cs="Times New Roman"/>
          <w:lang w:val="pt-BR"/>
        </w:rPr>
        <w:t xml:space="preserve">for the </w:t>
      </w:r>
      <w:r>
        <w:rPr>
          <w:rFonts w:ascii="Times New Roman" w:hAnsi="Times New Roman" w:cs="Times New Roman"/>
        </w:rPr>
        <w:t xml:space="preserve">Random Forest model </w:t>
      </w:r>
      <w:r>
        <w:rPr>
          <w:rFonts w:ascii="Times New Roman" w:hAnsi="Times New Roman" w:cs="Times New Roman"/>
          <w:lang w:val="pt-BR"/>
        </w:rPr>
        <w:t>adjusted considering all the transects, and removing transects located in secondary and degraded forests (i.e. intact forest).</w:t>
      </w:r>
    </w:p>
    <w:tbl>
      <w:tblPr>
        <w:tblStyle w:val="27"/>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Importance</w:t>
            </w:r>
            <w:r>
              <w:rPr>
                <w:rFonts w:ascii="Times New Roman" w:hAnsi="Times New Roman" w:cs="Times New Roman"/>
                <w:sz w:val="16"/>
                <w:szCs w:val="16"/>
                <w:lang w:val="pt-BR"/>
              </w:rPr>
              <w:t xml:space="preserve"> including all transects</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0"/>
              <w:spacing w:line="480" w:lineRule="auto"/>
              <w:jc w:val="center"/>
              <w:rPr>
                <w:rFonts w:ascii="Times New Roman" w:hAnsi="Times New Roman" w:cs="Times New Roman"/>
                <w:sz w:val="16"/>
                <w:szCs w:val="16"/>
                <w:lang w:val="pt-PT"/>
              </w:rPr>
            </w:pPr>
            <w:r>
              <w:rPr>
                <w:rFonts w:ascii="Times New Roman" w:hAnsi="Times New Roman" w:cs="Times New Roman"/>
                <w:sz w:val="16"/>
                <w:szCs w:val="16"/>
                <w:lang w:val="pt-BR"/>
              </w:rPr>
              <w:t xml:space="preserve">Importance </w:t>
            </w:r>
            <w:r>
              <w:rPr>
                <w:rFonts w:ascii="Times New Roman" w:hAnsi="Times New Roman" w:cs="Times New Roman"/>
                <w:sz w:val="16"/>
                <w:szCs w:val="16"/>
                <w:lang w:val="pt-PT"/>
              </w:rPr>
              <w:t>excluding secondary and degraded forest</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21.8</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9.6</w:t>
            </w:r>
          </w:p>
        </w:tc>
      </w:tr>
    </w:tbl>
    <w:p>
      <w:pPr>
        <w:pStyle w:val="37"/>
        <w:spacing w:line="480" w:lineRule="auto"/>
        <w:jc w:val="both"/>
        <w:rPr>
          <w:rFonts w:ascii="Times New Roman" w:hAnsi="Times New Roman" w:cs="Times New Roman"/>
          <w:lang w:val="en-GB"/>
        </w:rPr>
      </w:pPr>
    </w:p>
    <w:sectPr>
      <w:pgSz w:w="12240" w:h="15840"/>
      <w:pgMar w:top="1440" w:right="1440" w:bottom="1440" w:left="1440" w:header="720" w:footer="720"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hael Keller" w:date="2020-10-02T11:27:00Z" w:initials="">
    <w:p w14:paraId="67430E4A">
      <w:pPr>
        <w:pStyle w:val="10"/>
      </w:pPr>
      <w:r>
        <w:t>Because of the specific number, this requires a citation.  Saatchi et al. 2011?  Baccini et al 2012.  I’m not sure where you got the 17% figure.</w:t>
      </w:r>
    </w:p>
  </w:comment>
  <w:comment w:id="1" w:author="Unknown" w:date="2020-10-05T10:08:18Z" w:initials="RV">
    <w:p w14:paraId="32B13A69">
      <w:pPr>
        <w:pStyle w:val="10"/>
        <w:rPr>
          <w:rFonts w:hint="default"/>
          <w:lang w:val="pt-BR"/>
        </w:rPr>
      </w:pPr>
      <w:r>
        <w:rPr>
          <w:rFonts w:hint="default"/>
          <w:lang w:val="pt-BR"/>
        </w:rPr>
        <w:t>Michael wants to return to this paragraph.</w:t>
      </w:r>
    </w:p>
  </w:comment>
  <w:comment w:id="2" w:author="Unknown" w:date="2020-10-05T10:22:32Z" w:initials="RV">
    <w:p w14:paraId="0CBF10DD">
      <w:pPr>
        <w:pStyle w:val="10"/>
        <w:rPr>
          <w:rFonts w:hint="default"/>
          <w:lang w:val="pt-BR"/>
        </w:rPr>
      </w:pPr>
      <w:r>
        <w:rPr>
          <w:rFonts w:hint="default"/>
          <w:lang w:val="pt-BR"/>
        </w:rPr>
        <w:t>Insert in references.</w:t>
      </w:r>
    </w:p>
  </w:comment>
  <w:comment w:id="3" w:author="Michael Keller" w:date="2020-10-02T16:38:00Z" w:initials="">
    <w:p w14:paraId="1665539C">
      <w:pPr>
        <w:pStyle w:val="12"/>
        <w:rPr>
          <w:rFonts w:eastAsia="Times New Roman"/>
          <w:lang w:eastAsia="en-US"/>
        </w:rPr>
      </w:pPr>
      <w:r>
        <w:rPr>
          <w:rFonts w:ascii="AdvPalR" w:hAnsi="AdvPalR" w:eastAsia="Times New Roman"/>
          <w:sz w:val="18"/>
          <w:szCs w:val="18"/>
          <w:lang w:eastAsia="en-US"/>
        </w:rPr>
        <w:t xml:space="preserve">Global Change Biology (2004) </w:t>
      </w:r>
      <w:r>
        <w:rPr>
          <w:rFonts w:ascii="AdvPalB" w:hAnsi="AdvPalB" w:eastAsia="Times New Roman"/>
          <w:sz w:val="18"/>
          <w:szCs w:val="18"/>
          <w:lang w:eastAsia="en-US"/>
        </w:rPr>
        <w:t xml:space="preserve">10, </w:t>
      </w:r>
      <w:r>
        <w:rPr>
          <w:rFonts w:ascii="AdvPalR" w:hAnsi="AdvPalR" w:eastAsia="Times New Roman"/>
          <w:sz w:val="18"/>
          <w:szCs w:val="18"/>
          <w:lang w:eastAsia="en-US"/>
        </w:rPr>
        <w:t>545–562, doi: 10.1111/j.1529-8817.2003.00751.x</w:t>
      </w:r>
    </w:p>
    <w:p w14:paraId="6C4A7318">
      <w:pPr>
        <w:pStyle w:val="10"/>
      </w:pPr>
    </w:p>
  </w:comment>
  <w:comment w:id="4" w:author="Unknown" w:date="2020-10-05T10:50:55Z" w:initials="RV">
    <w:p w14:paraId="43421788">
      <w:pPr>
        <w:pStyle w:val="10"/>
        <w:rPr>
          <w:rFonts w:hint="default"/>
          <w:lang w:val="pt-BR"/>
        </w:rPr>
      </w:pPr>
      <w:r>
        <w:rPr>
          <w:rFonts w:hint="default"/>
          <w:lang w:val="pt-BR"/>
        </w:rPr>
        <w:t>Remover Cosme.</w:t>
      </w:r>
    </w:p>
  </w:comment>
  <w:comment w:id="5" w:author="Michael Keller" w:date="2020-10-02T17:38:00Z" w:initials="">
    <w:p w14:paraId="61F421E6">
      <w:pPr>
        <w:pStyle w:val="10"/>
      </w:pPr>
      <w:r>
        <w:fldChar w:fldCharType="begin"/>
      </w:r>
      <w:r>
        <w:instrText xml:space="preserve"> HYPERLINK "https://www.sciencedirect.com/science/article/pii/S0168192317300825" </w:instrText>
      </w:r>
      <w:r>
        <w:fldChar w:fldCharType="separate"/>
      </w:r>
      <w:r>
        <w:rPr>
          <w:rStyle w:val="26"/>
        </w:rPr>
        <w:t>https://www.sciencedirect.com/science/article/pii/S0168192317300825</w:t>
      </w:r>
      <w:r>
        <w:rPr>
          <w:rStyle w:val="26"/>
        </w:rPr>
        <w:fldChar w:fldCharType="end"/>
      </w:r>
    </w:p>
    <w:p w14:paraId="287C498A">
      <w:pPr>
        <w:pStyle w:val="10"/>
      </w:pPr>
    </w:p>
  </w:comment>
  <w:comment w:id="6" w:author="Michael Keller" w:date="2020-10-02T17:40:00Z" w:initials="">
    <w:p w14:paraId="1E4163B6">
      <w:pPr>
        <w:spacing w:after="0"/>
        <w:rPr>
          <w:rFonts w:ascii="Times New Roman" w:hAnsi="Times New Roman" w:eastAsia="Times New Roman" w:cs="Times New Roman"/>
        </w:rPr>
      </w:pPr>
      <w:r>
        <w:rPr>
          <w:rFonts w:ascii="Arial" w:hAnsi="Arial" w:eastAsia="Times New Roman" w:cs="Arial"/>
          <w:color w:val="222222"/>
          <w:sz w:val="20"/>
          <w:szCs w:val="20"/>
          <w:shd w:val="clear" w:color="auto" w:fill="FFFFFF"/>
        </w:rPr>
        <w:t>Bastin, J.F., Rutishauser, E., Kellner, J.R., Saatchi, S., Pélissier, R., Hérault, B., Slik, F., Bogaert, J., De Cannière, C., Marshall, A.R. and Poulsen, J., 2018. Pan</w:t>
      </w:r>
      <w:r>
        <w:rPr>
          <w:rFonts w:ascii="Cambria Math" w:hAnsi="Cambria Math" w:eastAsia="Times New Roman" w:cs="Cambria Math"/>
          <w:color w:val="222222"/>
          <w:sz w:val="20"/>
          <w:szCs w:val="20"/>
          <w:shd w:val="clear" w:color="auto" w:fill="FFFFFF"/>
        </w:rPr>
        <w:t>‐</w:t>
      </w:r>
      <w:r>
        <w:rPr>
          <w:rFonts w:ascii="Arial" w:hAnsi="Arial" w:eastAsia="Times New Roman" w:cs="Arial"/>
          <w:color w:val="222222"/>
          <w:sz w:val="20"/>
          <w:szCs w:val="20"/>
          <w:shd w:val="clear" w:color="auto" w:fill="FFFFFF"/>
        </w:rPr>
        <w:t>tropical prediction of forest structure from the largest trees. </w:t>
      </w:r>
      <w:r>
        <w:rPr>
          <w:rFonts w:ascii="Arial" w:hAnsi="Arial" w:eastAsia="Times New Roman" w:cs="Arial"/>
          <w:i/>
          <w:iCs/>
          <w:color w:val="222222"/>
          <w:sz w:val="20"/>
          <w:szCs w:val="20"/>
          <w:shd w:val="clear" w:color="auto" w:fill="FFFFFF"/>
        </w:rPr>
        <w:t>Global ecology and biogeography</w:t>
      </w:r>
      <w:r>
        <w:rPr>
          <w:rFonts w:ascii="Arial" w:hAnsi="Arial" w:eastAsia="Times New Roman" w:cs="Arial"/>
          <w:color w:val="222222"/>
          <w:sz w:val="20"/>
          <w:szCs w:val="20"/>
          <w:shd w:val="clear" w:color="auto" w:fill="FFFFFF"/>
        </w:rPr>
        <w:t>, </w:t>
      </w:r>
      <w:r>
        <w:rPr>
          <w:rFonts w:ascii="Arial" w:hAnsi="Arial" w:eastAsia="Times New Roman" w:cs="Arial"/>
          <w:i/>
          <w:iCs/>
          <w:color w:val="222222"/>
          <w:sz w:val="20"/>
          <w:szCs w:val="20"/>
          <w:shd w:val="clear" w:color="auto" w:fill="FFFFFF"/>
        </w:rPr>
        <w:t>27</w:t>
      </w:r>
      <w:r>
        <w:rPr>
          <w:rFonts w:ascii="Arial" w:hAnsi="Arial" w:eastAsia="Times New Roman" w:cs="Arial"/>
          <w:color w:val="222222"/>
          <w:sz w:val="20"/>
          <w:szCs w:val="20"/>
          <w:shd w:val="clear" w:color="auto" w:fill="FFFFFF"/>
        </w:rPr>
        <w:t>(11), pp.1366-1383.</w:t>
      </w:r>
    </w:p>
    <w:p w14:paraId="7F590CA6">
      <w:pPr>
        <w:pStyle w:val="10"/>
      </w:pPr>
    </w:p>
  </w:comment>
  <w:comment w:id="7" w:author="Michael Keller" w:date="2020-10-01T15:50:00Z" w:initials="">
    <w:p w14:paraId="4E2E65CF">
      <w:pPr>
        <w:pStyle w:val="10"/>
      </w:pPr>
      <w:r>
        <w:t>Consider putting a 1:1 line on the graph.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430E4A" w15:done="0"/>
  <w15:commentEx w15:paraId="32B13A69" w15:done="0"/>
  <w15:commentEx w15:paraId="0CBF10DD" w15:done="0"/>
  <w15:commentEx w15:paraId="6C4A7318" w15:done="0"/>
  <w15:commentEx w15:paraId="43421788" w15:done="0"/>
  <w15:commentEx w15:paraId="287C498A" w15:done="0"/>
  <w15:commentEx w15:paraId="7F590CA6" w15:done="0"/>
  <w15:commentEx w15:paraId="4E2E65C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AdvPalR">
    <w:altName w:val="Cambria"/>
    <w:panose1 w:val="020B0604020202020204"/>
    <w:charset w:val="00"/>
    <w:family w:val="roman"/>
    <w:pitch w:val="default"/>
    <w:sig w:usb0="00000000" w:usb1="00000000" w:usb2="00000000" w:usb3="00000000" w:csb0="00000000" w:csb1="00000000"/>
  </w:font>
  <w:font w:name="AdvPalB">
    <w:altName w:val="Cambria"/>
    <w:panose1 w:val="020B0604020202020204"/>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hael Keller">
    <w15:presenceInfo w15:providerId="Windows Live" w15:userId="4cc04fabc27d9f13"/>
  </w15:person>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720"/>
  <w:drawingGridHorizontalSpacing w:val="360"/>
  <w:drawingGridVerticalSpacing w:val="36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D20C2"/>
    <w:rsid w:val="002272E8"/>
    <w:rsid w:val="00241AF6"/>
    <w:rsid w:val="002620E0"/>
    <w:rsid w:val="002C6AD1"/>
    <w:rsid w:val="00324C2D"/>
    <w:rsid w:val="00330BA8"/>
    <w:rsid w:val="00391999"/>
    <w:rsid w:val="00392004"/>
    <w:rsid w:val="003D2869"/>
    <w:rsid w:val="00430B14"/>
    <w:rsid w:val="004360A0"/>
    <w:rsid w:val="00466DF9"/>
    <w:rsid w:val="004929ED"/>
    <w:rsid w:val="00496615"/>
    <w:rsid w:val="004E29B3"/>
    <w:rsid w:val="00590D07"/>
    <w:rsid w:val="005F6031"/>
    <w:rsid w:val="00631473"/>
    <w:rsid w:val="00636913"/>
    <w:rsid w:val="00636AC3"/>
    <w:rsid w:val="00643A26"/>
    <w:rsid w:val="00661496"/>
    <w:rsid w:val="00664516"/>
    <w:rsid w:val="006700FC"/>
    <w:rsid w:val="006962EF"/>
    <w:rsid w:val="006F25BD"/>
    <w:rsid w:val="00766F78"/>
    <w:rsid w:val="00784D58"/>
    <w:rsid w:val="007B1C32"/>
    <w:rsid w:val="007C1AEF"/>
    <w:rsid w:val="007E6976"/>
    <w:rsid w:val="00825529"/>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32EF5"/>
    <w:rsid w:val="00B353C6"/>
    <w:rsid w:val="00B537D9"/>
    <w:rsid w:val="00B72AEF"/>
    <w:rsid w:val="00B86B75"/>
    <w:rsid w:val="00B9035D"/>
    <w:rsid w:val="00BC48D5"/>
    <w:rsid w:val="00C262FD"/>
    <w:rsid w:val="00C26913"/>
    <w:rsid w:val="00C36279"/>
    <w:rsid w:val="00C36E92"/>
    <w:rsid w:val="00C67B1E"/>
    <w:rsid w:val="00C73CAA"/>
    <w:rsid w:val="00C86C33"/>
    <w:rsid w:val="00CA7047"/>
    <w:rsid w:val="00CC0E26"/>
    <w:rsid w:val="00CC76D0"/>
    <w:rsid w:val="00CD1382"/>
    <w:rsid w:val="00D82EF5"/>
    <w:rsid w:val="00D86BC9"/>
    <w:rsid w:val="00DB235D"/>
    <w:rsid w:val="00DB4205"/>
    <w:rsid w:val="00DD413A"/>
    <w:rsid w:val="00DE1082"/>
    <w:rsid w:val="00E11E49"/>
    <w:rsid w:val="00E315A3"/>
    <w:rsid w:val="00E36845"/>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EA62B6"/>
    <w:rsid w:val="079F3E6F"/>
    <w:rsid w:val="098B4F18"/>
    <w:rsid w:val="0B1D2A53"/>
    <w:rsid w:val="0CE56E26"/>
    <w:rsid w:val="0D6A25C6"/>
    <w:rsid w:val="0D7D49D5"/>
    <w:rsid w:val="0E5A701E"/>
    <w:rsid w:val="14151192"/>
    <w:rsid w:val="17365227"/>
    <w:rsid w:val="1B2C1FF5"/>
    <w:rsid w:val="1CA34A6F"/>
    <w:rsid w:val="1EF94E1B"/>
    <w:rsid w:val="20450DC5"/>
    <w:rsid w:val="21314C74"/>
    <w:rsid w:val="23880603"/>
    <w:rsid w:val="23F34A24"/>
    <w:rsid w:val="24B10C40"/>
    <w:rsid w:val="27B23E49"/>
    <w:rsid w:val="29A833ED"/>
    <w:rsid w:val="2A867DF6"/>
    <w:rsid w:val="31ED443B"/>
    <w:rsid w:val="32404A02"/>
    <w:rsid w:val="32ED57B6"/>
    <w:rsid w:val="33B85C21"/>
    <w:rsid w:val="38295CC8"/>
    <w:rsid w:val="394B4047"/>
    <w:rsid w:val="3CBE6508"/>
    <w:rsid w:val="41A503AD"/>
    <w:rsid w:val="45572346"/>
    <w:rsid w:val="4A8565A4"/>
    <w:rsid w:val="4B3F4278"/>
    <w:rsid w:val="4EBD665C"/>
    <w:rsid w:val="4F311B85"/>
    <w:rsid w:val="50756439"/>
    <w:rsid w:val="53BF2C41"/>
    <w:rsid w:val="54072ABD"/>
    <w:rsid w:val="546951D7"/>
    <w:rsid w:val="54802E2F"/>
    <w:rsid w:val="568B5BCD"/>
    <w:rsid w:val="57037701"/>
    <w:rsid w:val="58C10D34"/>
    <w:rsid w:val="5D4E1B4B"/>
    <w:rsid w:val="60230184"/>
    <w:rsid w:val="65541298"/>
    <w:rsid w:val="65C87109"/>
    <w:rsid w:val="683B0C99"/>
    <w:rsid w:val="68E4069A"/>
    <w:rsid w:val="6A4911AB"/>
    <w:rsid w:val="6B5601A8"/>
    <w:rsid w:val="6D384A18"/>
    <w:rsid w:val="717C350E"/>
    <w:rsid w:val="71E130A9"/>
    <w:rsid w:val="7401194D"/>
    <w:rsid w:val="775D7E60"/>
    <w:rsid w:val="78D81243"/>
    <w:rsid w:val="79B1091B"/>
    <w:rsid w:val="7AF7400A"/>
    <w:rsid w:val="7AFD4A23"/>
    <w:rsid w:val="7B900864"/>
    <w:rsid w:val="7C0810A0"/>
    <w:rsid w:val="7C890ACD"/>
    <w:rsid w:val="7D6C25EB"/>
    <w:rsid w:val="7F4E3023"/>
    <w:rsid w:val="7FAE7E64"/>
    <w:rsid w:val="7FBB6B2B"/>
    <w:rsid w:val="A96A327D"/>
    <w:rsid w:val="CE654551"/>
    <w:rsid w:val="CF7B0FA4"/>
    <w:rsid w:val="D7AF59C4"/>
    <w:rsid w:val="DDFFEC0D"/>
    <w:rsid w:val="DF3BD8DE"/>
    <w:rsid w:val="EBDB464C"/>
    <w:rsid w:val="F2D6D5E9"/>
    <w:rsid w:val="F4F1FC7E"/>
    <w:rsid w:val="FDFFA3DC"/>
    <w:rsid w:val="FEB2DD8E"/>
    <w:rsid w:val="FEBFD72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9">
    <w:name w:val="Default Paragraph Font"/>
    <w:unhideWhenUsed/>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9">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0">
    <w:name w:val="annotation text"/>
    <w:basedOn w:val="1"/>
    <w:link w:val="75"/>
    <w:qFormat/>
    <w:uiPriority w:val="0"/>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2">
    <w:name w:val="Normal (Web)"/>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paragraph" w:styleId="13">
    <w:name w:val="annotation subject"/>
    <w:basedOn w:val="10"/>
    <w:next w:val="10"/>
    <w:link w:val="76"/>
    <w:qFormat/>
    <w:uiPriority w:val="0"/>
    <w:rPr>
      <w:b/>
      <w:bCs/>
      <w:sz w:val="20"/>
      <w:szCs w:val="20"/>
    </w:rPr>
  </w:style>
  <w:style w:type="paragraph" w:styleId="14">
    <w:name w:val="caption"/>
    <w:basedOn w:val="1"/>
    <w:next w:val="1"/>
    <w:qFormat/>
    <w:uiPriority w:val="0"/>
    <w:pPr>
      <w:spacing w:after="120"/>
    </w:pPr>
    <w:rPr>
      <w:i/>
    </w:rPr>
  </w:style>
  <w:style w:type="paragraph" w:styleId="15">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styleId="16">
    <w:name w:val="Balloon Text"/>
    <w:basedOn w:val="1"/>
    <w:link w:val="74"/>
    <w:qFormat/>
    <w:uiPriority w:val="0"/>
    <w:pPr>
      <w:spacing w:after="0"/>
    </w:pPr>
    <w:rPr>
      <w:rFonts w:ascii="Segoe UI" w:hAnsi="Segoe UI" w:cs="Segoe UI"/>
      <w:sz w:val="18"/>
      <w:szCs w:val="18"/>
    </w:rPr>
  </w:style>
  <w:style w:type="paragraph" w:styleId="17">
    <w:name w:val="Subtitle"/>
    <w:basedOn w:val="11"/>
    <w:next w:val="3"/>
    <w:qFormat/>
    <w:uiPriority w:val="0"/>
    <w:pPr>
      <w:spacing w:before="240"/>
    </w:pPr>
    <w:rPr>
      <w:sz w:val="30"/>
      <w:szCs w:val="30"/>
    </w:rPr>
  </w:style>
  <w:style w:type="paragraph" w:styleId="18">
    <w:name w:val="footnote text"/>
    <w:basedOn w:val="1"/>
    <w:unhideWhenUsed/>
    <w:qFormat/>
    <w:uiPriority w:val="9"/>
  </w:style>
  <w:style w:type="character" w:styleId="20">
    <w:name w:val="Strong"/>
    <w:basedOn w:val="19"/>
    <w:qFormat/>
    <w:uiPriority w:val="0"/>
    <w:rPr>
      <w:b/>
      <w:bCs/>
    </w:rPr>
  </w:style>
  <w:style w:type="character" w:styleId="21">
    <w:name w:val="annotation reference"/>
    <w:basedOn w:val="19"/>
    <w:qFormat/>
    <w:uiPriority w:val="0"/>
    <w:rPr>
      <w:sz w:val="16"/>
      <w:szCs w:val="16"/>
    </w:rPr>
  </w:style>
  <w:style w:type="character" w:styleId="22">
    <w:name w:val="Emphasis"/>
    <w:basedOn w:val="19"/>
    <w:qFormat/>
    <w:uiPriority w:val="20"/>
    <w:rPr>
      <w:i/>
      <w:iCs/>
    </w:rPr>
  </w:style>
  <w:style w:type="character" w:styleId="23">
    <w:name w:val="line number"/>
    <w:basedOn w:val="19"/>
    <w:qFormat/>
    <w:uiPriority w:val="0"/>
  </w:style>
  <w:style w:type="character" w:styleId="24">
    <w:name w:val="footnote reference"/>
    <w:basedOn w:val="25"/>
    <w:qFormat/>
    <w:uiPriority w:val="0"/>
    <w:rPr>
      <w:vertAlign w:val="superscript"/>
    </w:rPr>
  </w:style>
  <w:style w:type="character" w:customStyle="1" w:styleId="25">
    <w:name w:val="Body Text Char"/>
    <w:basedOn w:val="19"/>
    <w:link w:val="3"/>
    <w:qFormat/>
    <w:uiPriority w:val="0"/>
  </w:style>
  <w:style w:type="character" w:styleId="26">
    <w:name w:val="Hyperlink"/>
    <w:basedOn w:val="25"/>
    <w:qFormat/>
    <w:uiPriority w:val="0"/>
    <w:rPr>
      <w:color w:val="4F81BD" w:themeColor="accent1"/>
      <w14:textFill>
        <w14:solidFill>
          <w14:schemeClr w14:val="accent1"/>
        </w14:solidFill>
      </w14:textFill>
    </w:rPr>
  </w:style>
  <w:style w:type="table" w:styleId="28">
    <w:name w:val="Table Grid"/>
    <w:basedOn w:val="2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1"/>
    <w:basedOn w:val="1"/>
    <w:qFormat/>
    <w:uiPriority w:val="0"/>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4"/>
    <w:qFormat/>
    <w:uiPriority w:val="0"/>
    <w:pPr>
      <w:keepNext/>
    </w:pPr>
  </w:style>
  <w:style w:type="paragraph" w:customStyle="1" w:styleId="37">
    <w:name w:val="Image Caption"/>
    <w:basedOn w:val="14"/>
    <w:qFormat/>
    <w:uiPriority w:val="0"/>
  </w:style>
  <w:style w:type="paragraph" w:customStyle="1" w:styleId="38">
    <w:name w:val="Figure"/>
    <w:basedOn w:val="1"/>
    <w:qFormat/>
    <w:uiPriority w:val="0"/>
  </w:style>
  <w:style w:type="paragraph" w:customStyle="1" w:styleId="39">
    <w:name w:val="Figure with Caption"/>
    <w:basedOn w:val="38"/>
    <w:qFormat/>
    <w:uiPriority w:val="0"/>
    <w:pPr>
      <w:keepNext/>
    </w:pPr>
  </w:style>
  <w:style w:type="character" w:customStyle="1" w:styleId="40">
    <w:name w:val="Verbatim Char"/>
    <w:basedOn w:val="25"/>
    <w:link w:val="41"/>
    <w:qFormat/>
    <w:uiPriority w:val="0"/>
    <w:rPr>
      <w:rFonts w:ascii="Consolas" w:hAnsi="Consolas"/>
      <w:sz w:val="22"/>
    </w:rPr>
  </w:style>
  <w:style w:type="paragraph" w:customStyle="1" w:styleId="41">
    <w:name w:val="Source Code"/>
    <w:basedOn w:val="1"/>
    <w:link w:val="40"/>
    <w:qFormat/>
    <w:uiPriority w:val="0"/>
    <w:pPr>
      <w:wordWrap w:val="0"/>
    </w:pPr>
  </w:style>
  <w:style w:type="paragraph" w:customStyle="1" w:styleId="42">
    <w:name w:val="TOC Heading1"/>
    <w:basedOn w:val="2"/>
    <w:next w:val="3"/>
    <w:unhideWhenUsed/>
    <w:qFormat/>
    <w:uiPriority w:val="39"/>
    <w:pPr>
      <w:spacing w:before="240"/>
      <w:outlineLvl w:val="9"/>
    </w:pPr>
    <w:rPr>
      <w:b w:val="0"/>
      <w:bCs w:val="0"/>
      <w:color w:val="376092" w:themeColor="accent1" w:themeShade="BF"/>
    </w:rPr>
  </w:style>
  <w:style w:type="character" w:customStyle="1" w:styleId="43">
    <w:name w:val="KeywordTok"/>
    <w:basedOn w:val="40"/>
    <w:qFormat/>
    <w:uiPriority w:val="0"/>
    <w:rPr>
      <w:rFonts w:ascii="Consolas" w:hAnsi="Consolas"/>
      <w:b/>
      <w:color w:val="007020"/>
      <w:sz w:val="22"/>
    </w:rPr>
  </w:style>
  <w:style w:type="character" w:customStyle="1" w:styleId="44">
    <w:name w:val="DataTypeTok"/>
    <w:basedOn w:val="40"/>
    <w:qFormat/>
    <w:uiPriority w:val="0"/>
    <w:rPr>
      <w:rFonts w:ascii="Consolas" w:hAnsi="Consolas"/>
      <w:color w:val="902000"/>
      <w:sz w:val="22"/>
    </w:rPr>
  </w:style>
  <w:style w:type="character" w:customStyle="1" w:styleId="45">
    <w:name w:val="DecValTok"/>
    <w:basedOn w:val="40"/>
    <w:qFormat/>
    <w:uiPriority w:val="0"/>
    <w:rPr>
      <w:rFonts w:ascii="Consolas" w:hAnsi="Consolas"/>
      <w:color w:val="40A070"/>
      <w:sz w:val="22"/>
    </w:rPr>
  </w:style>
  <w:style w:type="character" w:customStyle="1" w:styleId="46">
    <w:name w:val="BaseNTok"/>
    <w:basedOn w:val="40"/>
    <w:qFormat/>
    <w:uiPriority w:val="0"/>
    <w:rPr>
      <w:rFonts w:ascii="Consolas" w:hAnsi="Consolas"/>
      <w:color w:val="40A070"/>
      <w:sz w:val="22"/>
    </w:rPr>
  </w:style>
  <w:style w:type="character" w:customStyle="1" w:styleId="47">
    <w:name w:val="FloatTok"/>
    <w:basedOn w:val="40"/>
    <w:qFormat/>
    <w:uiPriority w:val="0"/>
    <w:rPr>
      <w:rFonts w:ascii="Consolas" w:hAnsi="Consolas"/>
      <w:color w:val="40A070"/>
      <w:sz w:val="22"/>
    </w:rPr>
  </w:style>
  <w:style w:type="character" w:customStyle="1" w:styleId="48">
    <w:name w:val="ConstantTok"/>
    <w:basedOn w:val="40"/>
    <w:qFormat/>
    <w:uiPriority w:val="0"/>
    <w:rPr>
      <w:rFonts w:ascii="Consolas" w:hAnsi="Consolas"/>
      <w:color w:val="880000"/>
      <w:sz w:val="22"/>
    </w:rPr>
  </w:style>
  <w:style w:type="character" w:customStyle="1" w:styleId="49">
    <w:name w:val="CharTok"/>
    <w:basedOn w:val="40"/>
    <w:qFormat/>
    <w:uiPriority w:val="0"/>
    <w:rPr>
      <w:rFonts w:ascii="Consolas" w:hAnsi="Consolas"/>
      <w:color w:val="4070A0"/>
      <w:sz w:val="22"/>
    </w:rPr>
  </w:style>
  <w:style w:type="character" w:customStyle="1" w:styleId="50">
    <w:name w:val="SpecialCharTok"/>
    <w:basedOn w:val="40"/>
    <w:qFormat/>
    <w:uiPriority w:val="0"/>
    <w:rPr>
      <w:rFonts w:ascii="Consolas" w:hAnsi="Consolas"/>
      <w:color w:val="4070A0"/>
      <w:sz w:val="22"/>
    </w:rPr>
  </w:style>
  <w:style w:type="character" w:customStyle="1" w:styleId="51">
    <w:name w:val="StringTok"/>
    <w:basedOn w:val="40"/>
    <w:qFormat/>
    <w:uiPriority w:val="0"/>
    <w:rPr>
      <w:rFonts w:ascii="Consolas" w:hAnsi="Consolas"/>
      <w:color w:val="4070A0"/>
      <w:sz w:val="22"/>
    </w:rPr>
  </w:style>
  <w:style w:type="character" w:customStyle="1" w:styleId="52">
    <w:name w:val="VerbatimStringTok"/>
    <w:basedOn w:val="40"/>
    <w:qFormat/>
    <w:uiPriority w:val="0"/>
    <w:rPr>
      <w:rFonts w:ascii="Consolas" w:hAnsi="Consolas"/>
      <w:color w:val="4070A0"/>
      <w:sz w:val="22"/>
    </w:rPr>
  </w:style>
  <w:style w:type="character" w:customStyle="1" w:styleId="53">
    <w:name w:val="SpecialStringTok"/>
    <w:basedOn w:val="40"/>
    <w:qFormat/>
    <w:uiPriority w:val="0"/>
    <w:rPr>
      <w:rFonts w:ascii="Consolas" w:hAnsi="Consolas"/>
      <w:color w:val="BB6688"/>
      <w:sz w:val="22"/>
    </w:rPr>
  </w:style>
  <w:style w:type="character" w:customStyle="1" w:styleId="54">
    <w:name w:val="ImportTok"/>
    <w:basedOn w:val="40"/>
    <w:qFormat/>
    <w:uiPriority w:val="0"/>
    <w:rPr>
      <w:rFonts w:ascii="Consolas" w:hAnsi="Consolas"/>
      <w:sz w:val="22"/>
    </w:rPr>
  </w:style>
  <w:style w:type="character" w:customStyle="1" w:styleId="55">
    <w:name w:val="CommentTok"/>
    <w:basedOn w:val="40"/>
    <w:qFormat/>
    <w:uiPriority w:val="0"/>
    <w:rPr>
      <w:rFonts w:ascii="Consolas" w:hAnsi="Consolas"/>
      <w:i/>
      <w:color w:val="60A0B0"/>
      <w:sz w:val="22"/>
    </w:rPr>
  </w:style>
  <w:style w:type="character" w:customStyle="1" w:styleId="56">
    <w:name w:val="DocumentationTok"/>
    <w:basedOn w:val="40"/>
    <w:qFormat/>
    <w:uiPriority w:val="0"/>
    <w:rPr>
      <w:rFonts w:ascii="Consolas" w:hAnsi="Consolas"/>
      <w:i/>
      <w:color w:val="BA2121"/>
      <w:sz w:val="22"/>
    </w:rPr>
  </w:style>
  <w:style w:type="character" w:customStyle="1" w:styleId="57">
    <w:name w:val="AnnotationTok"/>
    <w:basedOn w:val="40"/>
    <w:qFormat/>
    <w:uiPriority w:val="0"/>
    <w:rPr>
      <w:rFonts w:ascii="Consolas" w:hAnsi="Consolas"/>
      <w:b/>
      <w:i/>
      <w:color w:val="60A0B0"/>
      <w:sz w:val="22"/>
    </w:rPr>
  </w:style>
  <w:style w:type="character" w:customStyle="1" w:styleId="58">
    <w:name w:val="CommentVarTok"/>
    <w:basedOn w:val="40"/>
    <w:qFormat/>
    <w:uiPriority w:val="0"/>
    <w:rPr>
      <w:rFonts w:ascii="Consolas" w:hAnsi="Consolas"/>
      <w:b/>
      <w:i/>
      <w:color w:val="60A0B0"/>
      <w:sz w:val="22"/>
    </w:rPr>
  </w:style>
  <w:style w:type="character" w:customStyle="1" w:styleId="59">
    <w:name w:val="OtherTok"/>
    <w:basedOn w:val="40"/>
    <w:qFormat/>
    <w:uiPriority w:val="0"/>
    <w:rPr>
      <w:rFonts w:ascii="Consolas" w:hAnsi="Consolas"/>
      <w:color w:val="007020"/>
      <w:sz w:val="22"/>
    </w:rPr>
  </w:style>
  <w:style w:type="character" w:customStyle="1" w:styleId="60">
    <w:name w:val="FunctionTok"/>
    <w:basedOn w:val="40"/>
    <w:qFormat/>
    <w:uiPriority w:val="0"/>
    <w:rPr>
      <w:rFonts w:ascii="Consolas" w:hAnsi="Consolas"/>
      <w:color w:val="06287E"/>
      <w:sz w:val="22"/>
    </w:rPr>
  </w:style>
  <w:style w:type="character" w:customStyle="1" w:styleId="61">
    <w:name w:val="VariableTok"/>
    <w:basedOn w:val="40"/>
    <w:qFormat/>
    <w:uiPriority w:val="0"/>
    <w:rPr>
      <w:rFonts w:ascii="Consolas" w:hAnsi="Consolas"/>
      <w:color w:val="19177C"/>
      <w:sz w:val="22"/>
    </w:rPr>
  </w:style>
  <w:style w:type="character" w:customStyle="1" w:styleId="62">
    <w:name w:val="ControlFlowTok"/>
    <w:basedOn w:val="40"/>
    <w:qFormat/>
    <w:uiPriority w:val="0"/>
    <w:rPr>
      <w:rFonts w:ascii="Consolas" w:hAnsi="Consolas"/>
      <w:b/>
      <w:color w:val="007020"/>
      <w:sz w:val="22"/>
    </w:rPr>
  </w:style>
  <w:style w:type="character" w:customStyle="1" w:styleId="63">
    <w:name w:val="OperatorTok"/>
    <w:basedOn w:val="40"/>
    <w:qFormat/>
    <w:uiPriority w:val="0"/>
    <w:rPr>
      <w:rFonts w:ascii="Consolas" w:hAnsi="Consolas"/>
      <w:color w:val="666666"/>
      <w:sz w:val="22"/>
    </w:rPr>
  </w:style>
  <w:style w:type="character" w:customStyle="1" w:styleId="64">
    <w:name w:val="BuiltInTok"/>
    <w:basedOn w:val="40"/>
    <w:qFormat/>
    <w:uiPriority w:val="0"/>
    <w:rPr>
      <w:rFonts w:ascii="Consolas" w:hAnsi="Consolas"/>
      <w:sz w:val="22"/>
    </w:rPr>
  </w:style>
  <w:style w:type="character" w:customStyle="1" w:styleId="65">
    <w:name w:val="ExtensionTok"/>
    <w:basedOn w:val="40"/>
    <w:qFormat/>
    <w:uiPriority w:val="0"/>
    <w:rPr>
      <w:rFonts w:ascii="Consolas" w:hAnsi="Consolas"/>
      <w:sz w:val="22"/>
    </w:rPr>
  </w:style>
  <w:style w:type="character" w:customStyle="1" w:styleId="66">
    <w:name w:val="PreprocessorTok"/>
    <w:basedOn w:val="40"/>
    <w:qFormat/>
    <w:uiPriority w:val="0"/>
    <w:rPr>
      <w:rFonts w:ascii="Consolas" w:hAnsi="Consolas"/>
      <w:color w:val="BC7A00"/>
      <w:sz w:val="22"/>
    </w:rPr>
  </w:style>
  <w:style w:type="character" w:customStyle="1" w:styleId="67">
    <w:name w:val="AttributeTok"/>
    <w:basedOn w:val="40"/>
    <w:qFormat/>
    <w:uiPriority w:val="0"/>
    <w:rPr>
      <w:rFonts w:ascii="Consolas" w:hAnsi="Consolas"/>
      <w:color w:val="7D9029"/>
      <w:sz w:val="22"/>
    </w:rPr>
  </w:style>
  <w:style w:type="character" w:customStyle="1" w:styleId="68">
    <w:name w:val="RegionMarkerTok"/>
    <w:basedOn w:val="40"/>
    <w:qFormat/>
    <w:uiPriority w:val="0"/>
    <w:rPr>
      <w:rFonts w:ascii="Consolas" w:hAnsi="Consolas"/>
      <w:sz w:val="22"/>
    </w:rPr>
  </w:style>
  <w:style w:type="character" w:customStyle="1" w:styleId="69">
    <w:name w:val="InformationTok"/>
    <w:basedOn w:val="40"/>
    <w:qFormat/>
    <w:uiPriority w:val="0"/>
    <w:rPr>
      <w:rFonts w:ascii="Consolas" w:hAnsi="Consolas"/>
      <w:b/>
      <w:i/>
      <w:color w:val="60A0B0"/>
      <w:sz w:val="22"/>
    </w:rPr>
  </w:style>
  <w:style w:type="character" w:customStyle="1" w:styleId="70">
    <w:name w:val="WarningTok"/>
    <w:basedOn w:val="40"/>
    <w:qFormat/>
    <w:uiPriority w:val="0"/>
    <w:rPr>
      <w:rFonts w:ascii="Consolas" w:hAnsi="Consolas"/>
      <w:b/>
      <w:i/>
      <w:color w:val="60A0B0"/>
      <w:sz w:val="22"/>
    </w:rPr>
  </w:style>
  <w:style w:type="character" w:customStyle="1" w:styleId="71">
    <w:name w:val="AlertTok"/>
    <w:basedOn w:val="40"/>
    <w:qFormat/>
    <w:uiPriority w:val="0"/>
    <w:rPr>
      <w:rFonts w:ascii="Consolas" w:hAnsi="Consolas"/>
      <w:b/>
      <w:color w:val="FF0000"/>
      <w:sz w:val="22"/>
    </w:rPr>
  </w:style>
  <w:style w:type="character" w:customStyle="1" w:styleId="72">
    <w:name w:val="ErrorTok"/>
    <w:basedOn w:val="40"/>
    <w:qFormat/>
    <w:uiPriority w:val="0"/>
    <w:rPr>
      <w:rFonts w:ascii="Consolas" w:hAnsi="Consolas"/>
      <w:b/>
      <w:color w:val="FF0000"/>
      <w:sz w:val="22"/>
    </w:rPr>
  </w:style>
  <w:style w:type="character" w:customStyle="1" w:styleId="73">
    <w:name w:val="NormalTok"/>
    <w:basedOn w:val="40"/>
    <w:qFormat/>
    <w:uiPriority w:val="0"/>
    <w:rPr>
      <w:rFonts w:ascii="Consolas" w:hAnsi="Consolas"/>
      <w:sz w:val="22"/>
    </w:rPr>
  </w:style>
  <w:style w:type="character" w:customStyle="1" w:styleId="74">
    <w:name w:val="Balloon Text Char"/>
    <w:basedOn w:val="19"/>
    <w:link w:val="16"/>
    <w:qFormat/>
    <w:uiPriority w:val="0"/>
    <w:rPr>
      <w:rFonts w:ascii="Segoe UI" w:hAnsi="Segoe UI" w:cs="Segoe UI" w:eastAsiaTheme="minorHAnsi"/>
      <w:sz w:val="18"/>
      <w:szCs w:val="18"/>
      <w:lang w:val="en-US" w:eastAsia="en-US"/>
    </w:rPr>
  </w:style>
  <w:style w:type="character" w:customStyle="1" w:styleId="75">
    <w:name w:val="Comment Text Char"/>
    <w:basedOn w:val="19"/>
    <w:link w:val="10"/>
    <w:qFormat/>
    <w:uiPriority w:val="0"/>
    <w:rPr>
      <w:rFonts w:asciiTheme="minorHAnsi" w:hAnsiTheme="minorHAnsi" w:eastAsiaTheme="minorHAnsi" w:cstheme="minorBidi"/>
      <w:sz w:val="24"/>
      <w:szCs w:val="24"/>
      <w:lang w:val="en-US" w:eastAsia="en-US"/>
    </w:rPr>
  </w:style>
  <w:style w:type="character" w:customStyle="1" w:styleId="76">
    <w:name w:val="Comment Subject Char"/>
    <w:basedOn w:val="75"/>
    <w:link w:val="13"/>
    <w:qFormat/>
    <w:uiPriority w:val="0"/>
    <w:rPr>
      <w:rFonts w:asciiTheme="minorHAnsi" w:hAnsiTheme="minorHAnsi" w:eastAsiaTheme="minorHAnsi" w:cstheme="minorBidi"/>
      <w:b/>
      <w:bCs/>
      <w:sz w:val="24"/>
      <w:szCs w:val="24"/>
      <w:lang w:val="en-US" w:eastAsia="en-US"/>
    </w:rPr>
  </w:style>
  <w:style w:type="character" w:customStyle="1" w:styleId="77">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88D0F222AD3FA048B2F8B24DA30F3E87" ma:contentTypeVersion="13" ma:contentTypeDescription="Create a new document." ma:contentTypeScope="" ma:versionID="1cf1ecd992677d573172cf77ece78156">
  <xsd:schema xmlns:xsd="http://www.w3.org/2001/XMLSchema" xmlns:xs="http://www.w3.org/2001/XMLSchema" xmlns:p="http://schemas.microsoft.com/office/2006/metadata/properties" xmlns:ns3="1fca28b1-b1ba-464f-8e00-d2e7b9e9acef" xmlns:ns4="18351af7-55a6-4fdf-9e2a-f2c889aa0ac6" targetNamespace="http://schemas.microsoft.com/office/2006/metadata/properties" ma:root="true" ma:fieldsID="71cd12769b404669acd114b8cab90b10" ns3:_="" ns4:_="">
    <xsd:import namespace="1fca28b1-b1ba-464f-8e00-d2e7b9e9acef"/>
    <xsd:import namespace="18351af7-55a6-4fdf-9e2a-f2c889aa0ac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ca28b1-b1ba-464f-8e00-d2e7b9e9a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351af7-55a6-4fdf-9e2a-f2c889aa0ac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A25836-D9E8-4076-849E-34AADF6C24FD}">
  <ds:schemaRefs/>
</ds:datastoreItem>
</file>

<file path=customXml/itemProps3.xml><?xml version="1.0" encoding="utf-8"?>
<ds:datastoreItem xmlns:ds="http://schemas.openxmlformats.org/officeDocument/2006/customXml" ds:itemID="{406F70A1-CD10-46E6-9A69-C4A311236580}">
  <ds:schemaRefs/>
</ds:datastoreItem>
</file>

<file path=customXml/itemProps4.xml><?xml version="1.0" encoding="utf-8"?>
<ds:datastoreItem xmlns:ds="http://schemas.openxmlformats.org/officeDocument/2006/customXml" ds:itemID="{4CBE78E2-53A6-458C-A0F8-FA4183B8F6EB}">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10463</Words>
  <Characters>59640</Characters>
  <Lines>497</Lines>
  <Paragraphs>139</Paragraphs>
  <TotalTime>6</TotalTime>
  <ScaleCrop>false</ScaleCrop>
  <LinksUpToDate>false</LinksUpToDate>
  <CharactersWithSpaces>69964</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2020-10-02T18:35:00Z</dcterms:created>
  <dc:creator>gorgens</dc:creator>
  <cp:lastModifiedBy>Unknown</cp:lastModifiedBy>
  <dcterms:modified xsi:type="dcterms:W3CDTF">2020-10-05T13:57:53Z</dcterms:modified>
  <dc:title>Resource availability and disturbance shape maximum tree height across the Amazon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1046-11.2.0.9684</vt:lpwstr>
  </property>
  <property fmtid="{D5CDD505-2E9C-101B-9397-08002B2CF9AE}" pid="3" name="ContentTypeId">
    <vt:lpwstr>0x01010088D0F222AD3FA048B2F8B24DA30F3E87</vt:lpwstr>
  </property>
</Properties>
</file>