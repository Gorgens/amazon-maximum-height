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Resource availability and disturbance shape maximum tree height across the Amazon</w:t>
      </w:r>
    </w:p>
    <w:p>
      <w:pPr>
        <w:pStyle w:val="32"/>
        <w:spacing w:line="480" w:lineRule="auto"/>
        <w:rPr>
          <w:rFonts w:ascii="Times New Roman" w:hAnsi="Times New Roman" w:cs="Times New Roman"/>
          <w:sz w:val="24"/>
          <w:szCs w:val="24"/>
        </w:rPr>
      </w:pPr>
      <w:r>
        <w:rPr>
          <w:rFonts w:ascii="Times New Roman" w:hAnsi="Times New Roman" w:cs="Times New Roman"/>
          <w:i/>
          <w:sz w:val="24"/>
          <w:szCs w:val="24"/>
        </w:rPr>
        <w:t>Tall trees are key drivers of ecosystem processes in tropical forest, but the controls on the distribution of the very tallest trees remain poorly understood. The recent discovery of grove of trees over 80 meters tall in the Amazon forest requires a reevaluation of current thinking. We used high-resolution airborne laser surveys to measure canopy height across 282,750 ha of old-growth and second grow</w:t>
      </w:r>
      <w:r>
        <w:rPr>
          <w:rFonts w:hint="default" w:ascii="Times New Roman" w:hAnsi="Times New Roman" w:cs="Times New Roman"/>
          <w:i/>
          <w:sz w:val="24"/>
          <w:szCs w:val="24"/>
          <w:lang w:val="pt-BR"/>
        </w:rPr>
        <w:t>th</w:t>
      </w:r>
      <w:r>
        <w:rPr>
          <w:rFonts w:ascii="Times New Roman" w:hAnsi="Times New Roman" w:cs="Times New Roman"/>
          <w:i/>
          <w:sz w:val="24"/>
          <w:szCs w:val="24"/>
        </w:rPr>
        <w:t xml:space="preserve"> forests randomly sampling the entire Brazilian Amazon. </w:t>
      </w:r>
      <w:r>
        <w:rPr>
          <w:rFonts w:ascii="Times New Roman" w:hAnsi="Times New Roman" w:cs="Times New Roman"/>
          <w:i/>
          <w:color w:val="0000FF"/>
          <w:sz w:val="24"/>
          <w:szCs w:val="24"/>
          <w:lang w:val="en-GB"/>
        </w:rPr>
        <w:t xml:space="preserve">We investigated </w:t>
      </w:r>
      <w:r>
        <w:rPr>
          <w:rFonts w:ascii="Times New Roman" w:hAnsi="Times New Roman" w:cs="Times New Roman"/>
          <w:i/>
          <w:color w:val="0000FF"/>
          <w:sz w:val="24"/>
          <w:szCs w:val="24"/>
        </w:rPr>
        <w:t>how resources and disturbances shape the maximum height distribution across the Brazilian Amazon</w:t>
      </w:r>
      <w:r>
        <w:rPr>
          <w:rFonts w:ascii="Times New Roman" w:hAnsi="Times New Roman" w:cs="Times New Roman"/>
          <w:i/>
          <w:color w:val="0000FF"/>
          <w:sz w:val="24"/>
          <w:szCs w:val="24"/>
          <w:lang w:val="en-GB"/>
        </w:rPr>
        <w:t xml:space="preserve"> through </w:t>
      </w:r>
      <w:r>
        <w:rPr>
          <w:rFonts w:ascii="Times New Roman" w:hAnsi="Times New Roman" w:cs="Times New Roman"/>
          <w:i/>
          <w:color w:val="0000FF"/>
          <w:sz w:val="24"/>
          <w:szCs w:val="24"/>
        </w:rPr>
        <w:t xml:space="preserve">the relations between the occurrence of giant trees and  environmental factors. Common drivers of height development are fundamentally different from those influencing the </w:t>
      </w:r>
      <w:r>
        <w:rPr>
          <w:rFonts w:ascii="Times New Roman" w:hAnsi="Times New Roman" w:cs="Times New Roman"/>
          <w:i/>
          <w:color w:val="0000FF"/>
          <w:sz w:val="24"/>
          <w:szCs w:val="24"/>
          <w:lang w:val="en-GB"/>
        </w:rPr>
        <w:t xml:space="preserve">occurrence </w:t>
      </w:r>
      <w:r>
        <w:rPr>
          <w:rFonts w:ascii="Times New Roman" w:hAnsi="Times New Roman" w:cs="Times New Roman"/>
          <w:i/>
          <w:color w:val="0000FF"/>
          <w:sz w:val="24"/>
          <w:szCs w:val="24"/>
        </w:rPr>
        <w:t>of giant</w:t>
      </w:r>
      <w:r>
        <w:rPr>
          <w:rFonts w:ascii="Times New Roman" w:hAnsi="Times New Roman" w:cs="Times New Roman"/>
          <w:i/>
          <w:color w:val="0000FF"/>
          <w:sz w:val="24"/>
          <w:szCs w:val="24"/>
          <w:lang w:val="en-GB"/>
        </w:rPr>
        <w:t xml:space="preserve"> tree</w:t>
      </w:r>
      <w:r>
        <w:rPr>
          <w:rFonts w:ascii="Times New Roman" w:hAnsi="Times New Roman" w:cs="Times New Roman"/>
          <w:i/>
          <w:color w:val="0000FF"/>
          <w:sz w:val="24"/>
          <w:szCs w:val="24"/>
        </w:rPr>
        <w:t>s.</w:t>
      </w:r>
      <w:r>
        <w:rPr>
          <w:rFonts w:ascii="Times New Roman" w:hAnsi="Times New Roman" w:cs="Times New Roman"/>
          <w:i/>
          <w:sz w:val="24"/>
          <w:szCs w:val="24"/>
        </w:rPr>
        <w:t xml:space="preserve"> </w:t>
      </w:r>
      <w:r>
        <w:rPr>
          <w:rFonts w:ascii="Times New Roman" w:hAnsi="Times New Roman" w:cs="Times New Roman"/>
          <w:i/>
          <w:color w:val="0000FF"/>
          <w:sz w:val="24"/>
          <w:szCs w:val="24"/>
          <w:highlight w:val="none"/>
        </w:rPr>
        <w:t>We found that changes in wind and light availability drive giant tree distribution as much as precipitation and temperature, together shaping the forest structure of the Brazilian Amazon.</w:t>
      </w:r>
      <w:r>
        <w:rPr>
          <w:rFonts w:ascii="Times New Roman" w:hAnsi="Times New Roman" w:cs="Times New Roman"/>
          <w:i/>
          <w:color w:val="0000FF"/>
          <w:sz w:val="24"/>
          <w:szCs w:val="24"/>
          <w:highlight w:val="none"/>
          <w:lang w:val="en-GB"/>
        </w:rPr>
        <w:t xml:space="preserve"> </w:t>
      </w:r>
      <w:r>
        <w:rPr>
          <w:rFonts w:ascii="Times New Roman" w:hAnsi="Times New Roman" w:cs="Times New Roman"/>
          <w:i/>
          <w:sz w:val="24"/>
          <w:szCs w:val="24"/>
        </w:rPr>
        <w:t>The location of giant trees should be carefully considered by policy-makers when identifying important hotspots for the conservation of biodiversity in the Amazon.</w:t>
      </w:r>
    </w:p>
    <w:p>
      <w:pPr>
        <w:pStyle w:val="2"/>
        <w:spacing w:line="480" w:lineRule="auto"/>
        <w:rPr>
          <w:rFonts w:ascii="Times New Roman" w:hAnsi="Times New Roman" w:cs="Times New Roman"/>
          <w:color w:val="auto"/>
          <w:sz w:val="24"/>
          <w:szCs w:val="24"/>
        </w:rPr>
      </w:pPr>
      <w:bookmarkStart w:id="0" w:name="introduction"/>
      <w:bookmarkEnd w:id="0"/>
      <w:r>
        <w:rPr>
          <w:rFonts w:ascii="Times New Roman" w:hAnsi="Times New Roman" w:cs="Times New Roman"/>
          <w:color w:val="auto"/>
          <w:sz w:val="24"/>
          <w:szCs w:val="24"/>
        </w:rPr>
        <w:t>Introduction</w:t>
      </w:r>
    </w:p>
    <w:p>
      <w:pPr>
        <w:pStyle w:val="29"/>
        <w:spacing w:line="480" w:lineRule="auto"/>
        <w:rPr>
          <w:rFonts w:ascii="Times New Roman" w:hAnsi="Times New Roman" w:cs="Times New Roman"/>
        </w:rPr>
      </w:pPr>
      <w:r>
        <w:rPr>
          <w:rFonts w:ascii="Times New Roman" w:hAnsi="Times New Roman" w:cs="Times New Roman"/>
        </w:rPr>
        <w:t xml:space="preserve">The Amazon is the largest tropical forest on Earth, covering 5.5 million square kilometers, and storing </w:t>
      </w:r>
      <w:commentRangeStart w:id="0"/>
      <w:r>
        <w:rPr>
          <w:rFonts w:ascii="Times New Roman" w:hAnsi="Times New Roman" w:cs="Times New Roman"/>
        </w:rPr>
        <w:t>~ 17% of all vegetation carbon</w:t>
      </w:r>
      <w:commentRangeEnd w:id="0"/>
      <w:r>
        <w:rPr>
          <w:rStyle w:val="21"/>
        </w:rPr>
        <w:commentReference w:id="0"/>
      </w:r>
      <w:r>
        <w:rPr>
          <w:rFonts w:ascii="Times New Roman" w:hAnsi="Times New Roman" w:cs="Times New Roman"/>
        </w:rPr>
        <w:t xml:space="preserve">. </w:t>
      </w:r>
      <w:r>
        <w:rPr>
          <w:rFonts w:ascii="Times New Roman" w:hAnsi="Times New Roman" w:cs="Times New Roman"/>
          <w:color w:val="0000FF"/>
        </w:rPr>
        <w:t>Ecologists have long taken an interest in comparing forest structure</w:t>
      </w:r>
      <w:r>
        <w:rPr>
          <w:rFonts w:ascii="Times New Roman" w:hAnsi="Times New Roman" w:cs="Times New Roman"/>
          <w:color w:val="0000FF"/>
          <w:lang w:val="en-GB"/>
        </w:rPr>
        <w:t xml:space="preserve"> </w:t>
      </w:r>
      <w:r>
        <w:rPr>
          <w:rFonts w:ascii="Times New Roman" w:hAnsi="Times New Roman" w:cs="Times New Roman"/>
          <w:color w:val="0000FF"/>
        </w:rPr>
        <w:t>across the tropics (Yang et al., 2016)</w:t>
      </w:r>
      <w:r>
        <w:rPr>
          <w:rFonts w:ascii="Times New Roman" w:hAnsi="Times New Roman" w:cs="Times New Roman"/>
        </w:rPr>
        <w:t xml:space="preserve">, and have reached a consensus that the Amazon supports shorter trees, and therefore stores a lower amount of carbon per hectare, than the forests of tropical Africa and Asia (Cao &amp; Woodward, 1998; Feldpausch et al., 2012). </w:t>
      </w:r>
      <w:r>
        <w:rPr>
          <w:rFonts w:ascii="Times New Roman" w:hAnsi="Times New Roman" w:cs="Times New Roman"/>
          <w:color w:val="0000FF"/>
        </w:rPr>
        <w:t xml:space="preserve">Previous studies have </w:t>
      </w:r>
      <w:r>
        <w:rPr>
          <w:rFonts w:ascii="Times New Roman" w:hAnsi="Times New Roman" w:cs="Times New Roman"/>
          <w:color w:val="0000FF"/>
          <w:lang w:val="en-GB"/>
        </w:rPr>
        <w:t xml:space="preserve">shown the occurrence of tall </w:t>
      </w:r>
      <w:r>
        <w:rPr>
          <w:rFonts w:ascii="Times New Roman" w:hAnsi="Times New Roman" w:cs="Times New Roman"/>
          <w:color w:val="0000FF"/>
          <w:lang w:val="en-US"/>
        </w:rPr>
        <w:t>canopy regions</w:t>
      </w:r>
      <w:r>
        <w:rPr>
          <w:rFonts w:ascii="Times New Roman" w:hAnsi="Times New Roman" w:cs="Times New Roman"/>
          <w:color w:val="0000FF"/>
          <w:lang w:val="pt-BR"/>
        </w:rPr>
        <w:t xml:space="preserve"> </w:t>
      </w:r>
      <w:r>
        <w:rPr>
          <w:rFonts w:ascii="Times New Roman" w:hAnsi="Times New Roman" w:cs="Times New Roman"/>
          <w:color w:val="0000FF"/>
          <w:lang w:val="en-GB"/>
        </w:rPr>
        <w:t xml:space="preserve">in the Amazon </w:t>
      </w:r>
      <w:r>
        <w:rPr>
          <w:lang w:val="en-GB"/>
        </w:rPr>
        <w:t xml:space="preserve">and </w:t>
      </w:r>
      <w:r>
        <w:rPr>
          <w:rFonts w:ascii="Times New Roman" w:hAnsi="Times New Roman" w:cs="Times New Roman"/>
          <w:color w:val="0000FF"/>
        </w:rPr>
        <w:t>debated the factors that govern Amazon tree growth (</w:t>
      </w:r>
      <w:r>
        <w:rPr>
          <w:rFonts w:ascii="Times New Roman" w:hAnsi="Times New Roman" w:cs="Times New Roman"/>
          <w:color w:val="0000FF"/>
          <w:lang w:val="en-GB"/>
        </w:rPr>
        <w:t xml:space="preserve">Lefsky 2010; Simard et al., 2011; </w:t>
      </w:r>
      <w:r>
        <w:rPr>
          <w:rFonts w:ascii="Times New Roman" w:hAnsi="Times New Roman" w:cs="Times New Roman"/>
        </w:rPr>
        <w:t>Larjavaara, 2013</w:t>
      </w:r>
      <w:r>
        <w:rPr>
          <w:rFonts w:ascii="Times New Roman" w:hAnsi="Times New Roman" w:cs="Times New Roman"/>
          <w:lang w:val="en-GB"/>
        </w:rPr>
        <w:t xml:space="preserve">; </w:t>
      </w:r>
      <w:r>
        <w:rPr>
          <w:rFonts w:ascii="Times New Roman" w:hAnsi="Times New Roman" w:cs="Times New Roman"/>
          <w:color w:val="0000FF"/>
          <w:lang w:val="en-GB"/>
        </w:rPr>
        <w:t>Tao et al., 2016</w:t>
      </w:r>
      <w:r>
        <w:rPr>
          <w:rFonts w:ascii="Times New Roman" w:hAnsi="Times New Roman" w:cs="Times New Roman"/>
          <w:color w:val="0000FF"/>
          <w:lang w:val="pt-PT"/>
        </w:rPr>
        <w:t>a</w:t>
      </w:r>
      <w:r>
        <w:rPr>
          <w:rFonts w:ascii="Times New Roman" w:hAnsi="Times New Roman" w:cs="Times New Roman"/>
          <w:color w:val="0000FF"/>
        </w:rPr>
        <w:t xml:space="preserve">). </w:t>
      </w:r>
      <w:r>
        <w:rPr>
          <w:rFonts w:ascii="Times New Roman" w:hAnsi="Times New Roman" w:cs="Times New Roman"/>
          <w:color w:val="0000FF"/>
          <w:lang w:val="en-US"/>
        </w:rPr>
        <w:t>However, t</w:t>
      </w:r>
      <w:r>
        <w:rPr>
          <w:rFonts w:ascii="Times New Roman" w:hAnsi="Times New Roman" w:cs="Times New Roman"/>
          <w:color w:val="0000FF"/>
        </w:rPr>
        <w:t xml:space="preserve">he recent </w:t>
      </w:r>
      <w:r>
        <w:rPr>
          <w:rFonts w:ascii="Times New Roman" w:hAnsi="Times New Roman" w:cs="Times New Roman"/>
          <w:color w:val="0000FF"/>
          <w:lang w:val="en-US"/>
        </w:rPr>
        <w:t>confirmation of the existence</w:t>
      </w:r>
      <w:r>
        <w:rPr>
          <w:rFonts w:ascii="Times New Roman" w:hAnsi="Times New Roman" w:cs="Times New Roman"/>
          <w:color w:val="0000FF"/>
          <w:lang w:val="pt-BR"/>
        </w:rPr>
        <w:t xml:space="preserve"> </w:t>
      </w:r>
      <w:r>
        <w:rPr>
          <w:rFonts w:ascii="Times New Roman" w:hAnsi="Times New Roman" w:cs="Times New Roman"/>
          <w:color w:val="0000FF"/>
        </w:rPr>
        <w:t xml:space="preserve">of giant trees - up to 88 m tall - in the Amazon basin (Gorgens et al., 2019) challenges </w:t>
      </w:r>
      <w:r>
        <w:rPr>
          <w:rFonts w:ascii="Times New Roman" w:hAnsi="Times New Roman" w:cs="Times New Roman"/>
          <w:color w:val="0000FF"/>
          <w:lang w:val="en-GB"/>
        </w:rPr>
        <w:t xml:space="preserve">some </w:t>
      </w:r>
      <w:r>
        <w:rPr>
          <w:rFonts w:ascii="Times New Roman" w:hAnsi="Times New Roman" w:cs="Times New Roman"/>
          <w:color w:val="0000FF"/>
        </w:rPr>
        <w:t>paradigm</w:t>
      </w:r>
      <w:r>
        <w:rPr>
          <w:rFonts w:ascii="Times New Roman" w:hAnsi="Times New Roman" w:cs="Times New Roman"/>
          <w:color w:val="0000FF"/>
          <w:lang w:val="en-GB"/>
        </w:rPr>
        <w:t>s</w:t>
      </w:r>
      <w:r>
        <w:rPr>
          <w:rFonts w:ascii="Times New Roman" w:hAnsi="Times New Roman" w:cs="Times New Roman"/>
          <w:color w:val="0000FF"/>
        </w:rPr>
        <w:t xml:space="preserve"> and poses new questions about the drivers causing the spatial distribution of tall trees</w:t>
      </w:r>
      <w:r>
        <w:rPr>
          <w:rFonts w:ascii="Times New Roman" w:hAnsi="Times New Roman" w:cs="Times New Roman"/>
          <w:color w:val="0000FF"/>
          <w:lang w:val="en-GB"/>
        </w:rPr>
        <w:t xml:space="preserve">, and consequently about how maximum </w:t>
      </w:r>
      <w:r>
        <w:rPr>
          <w:rFonts w:ascii="Times New Roman" w:hAnsi="Times New Roman" w:cs="Times New Roman"/>
          <w:color w:val="0000FF"/>
          <w:lang w:val="pt-BR"/>
        </w:rPr>
        <w:t xml:space="preserve">tree </w:t>
      </w:r>
      <w:r>
        <w:rPr>
          <w:rFonts w:ascii="Times New Roman" w:hAnsi="Times New Roman" w:cs="Times New Roman"/>
          <w:color w:val="0000FF"/>
          <w:lang w:val="en-GB"/>
        </w:rPr>
        <w:t>height is shaped across different regions</w:t>
      </w:r>
      <w:r>
        <w:rPr>
          <w:rFonts w:ascii="Times New Roman" w:hAnsi="Times New Roman" w:cs="Times New Roman"/>
        </w:rPr>
        <w:t>. </w:t>
      </w:r>
    </w:p>
    <w:p>
      <w:pPr>
        <w:pStyle w:val="3"/>
        <w:tabs>
          <w:tab w:val="left" w:pos="2640"/>
        </w:tabs>
        <w:spacing w:line="480" w:lineRule="auto"/>
        <w:rPr>
          <w:rFonts w:ascii="Times New Roman" w:hAnsi="Times New Roman" w:cs="Times New Roman"/>
          <w:color w:val="0000FF"/>
        </w:rPr>
      </w:pPr>
      <w:r>
        <w:rPr>
          <w:rFonts w:ascii="Times New Roman" w:hAnsi="Times New Roman" w:cs="Times New Roman"/>
          <w:color w:val="0000FF"/>
        </w:rPr>
        <w:t xml:space="preserve">To reach such immense size, trees must fulfill at least three conditions:  They must (1) have evolved to be capable of transporting water to great heights overcoming highly negative water potentials </w:t>
      </w:r>
      <w:r>
        <w:rPr>
          <w:rFonts w:ascii="Times New Roman" w:hAnsi="Times New Roman" w:cs="Times New Roman"/>
          <w:color w:val="0000FF"/>
          <w:lang w:val="en-GB"/>
        </w:rPr>
        <w:t>(Koch et al., 2004; Niklas, 2007; McDowell et al., 2008)</w:t>
      </w:r>
      <w:r>
        <w:rPr>
          <w:rFonts w:ascii="Times New Roman" w:hAnsi="Times New Roman" w:cs="Times New Roman"/>
          <w:color w:val="0000FF"/>
        </w:rPr>
        <w:t>;  (2) inhabit an area with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w:t>
      </w:r>
    </w:p>
    <w:p>
      <w:pPr>
        <w:pStyle w:val="3"/>
        <w:tabs>
          <w:tab w:val="left" w:pos="2640"/>
        </w:tabs>
        <w:spacing w:line="480" w:lineRule="auto"/>
        <w:rPr>
          <w:rFonts w:ascii="Times New Roman" w:hAnsi="Times New Roman" w:cs="Times New Roman"/>
        </w:rPr>
      </w:pPr>
      <w:r>
        <w:rPr>
          <w:rFonts w:ascii="Times New Roman" w:hAnsi="Times New Roman" w:cs="Times New Roman"/>
        </w:rPr>
        <w:t xml:space="preserve">Height growth is partly governed by </w:t>
      </w:r>
      <w:r>
        <w:rPr>
          <w:rFonts w:ascii="Times New Roman" w:hAnsi="Times New Roman" w:cs="Times New Roman"/>
          <w:color w:val="0000FF"/>
          <w:lang w:val="en-GB"/>
        </w:rPr>
        <w:t xml:space="preserve">local </w:t>
      </w:r>
      <w:r>
        <w:rPr>
          <w:rFonts w:ascii="Times New Roman" w:hAnsi="Times New Roman" w:cs="Times New Roman"/>
          <w:color w:val="0000FF"/>
        </w:rPr>
        <w:t xml:space="preserve">factors </w:t>
      </w:r>
      <w:r>
        <w:rPr>
          <w:rFonts w:ascii="Times New Roman" w:hAnsi="Times New Roman" w:cs="Times New Roman"/>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r>
        <w:rPr>
          <w:rFonts w:ascii="Times New Roman" w:hAnsi="Times New Roman" w:cs="Times New Roman"/>
          <w:lang w:val="en-GB"/>
        </w:rPr>
        <w:t xml:space="preserve"> R</w:t>
      </w:r>
      <w:r>
        <w:rPr>
          <w:rFonts w:ascii="Times New Roman" w:hAnsi="Times New Roman" w:cs="Times New Roman"/>
        </w:rPr>
        <w:t>esource availability (e.g. sunlight, nutrients, CO</w:t>
      </w:r>
      <w:r>
        <w:rPr>
          <w:rFonts w:ascii="Times New Roman" w:hAnsi="Times New Roman" w:cs="Times New Roman"/>
          <w:vertAlign w:val="subscript"/>
        </w:rPr>
        <w:t>2</w:t>
      </w:r>
      <w:r>
        <w:rPr>
          <w:rFonts w:ascii="Times New Roman" w:hAnsi="Times New Roman" w:cs="Times New Roman"/>
        </w:rPr>
        <w:t>, and water) controls a tree’s ability to produce biomass from the products of photosynthesis.  In contrast,</w:t>
      </w:r>
      <w:r>
        <w:rPr>
          <w:rFonts w:ascii="Times New Roman" w:hAnsi="Times New Roman" w:cs="Times New Roman"/>
          <w:lang w:val="en-GB"/>
        </w:rPr>
        <w:t xml:space="preserve"> n</w:t>
      </w:r>
      <w:r>
        <w:rPr>
          <w:rFonts w:ascii="Times New Roman" w:hAnsi="Times New Roman" w:cs="Times New Roman"/>
        </w:rPr>
        <w:t xml:space="preserve">atural disturbances (e.g. </w:t>
      </w:r>
      <w:r>
        <w:rPr>
          <w:rFonts w:ascii="Times New Roman" w:hAnsi="Times New Roman" w:cs="Times New Roman"/>
          <w:lang w:val="pt-BR"/>
        </w:rPr>
        <w:t>wind-throw</w:t>
      </w:r>
      <w:r>
        <w:rPr>
          <w:rFonts w:ascii="Times New Roman" w:hAnsi="Times New Roman" w:cs="Times New Roman"/>
        </w:rPr>
        <w:t>, drought, or lightning and anthropogenic actions (e.g. selective logging, forest fragmentation) increase the likelihood of mortality and limit the time available for trees to grow taller (Bennett et al., 2015; Yanoviak et al., 2019; Almeida et al., 2019</w:t>
      </w:r>
      <w:r>
        <w:rPr>
          <w:rFonts w:ascii="Times New Roman" w:hAnsi="Times New Roman" w:cs="Times New Roman"/>
          <w:lang w:val="pt-PT"/>
        </w:rPr>
        <w:t xml:space="preserve">; </w:t>
      </w:r>
      <w:r>
        <w:rPr>
          <w:rFonts w:ascii="Times New Roman" w:hAnsi="Times New Roman" w:cs="Times New Roman"/>
        </w:rPr>
        <w:t xml:space="preserve">Powers et al., 2020). Tall trees are likely to have developed strategies for surviving diseases and pathogens (van Gelder et al., 2006; Aleixo et al., 2019) as well as climatic fluctuations (Sakschewski et al., 2016) and resisting wind damage (Jagels et al., 2018). </w:t>
      </w:r>
    </w:p>
    <w:p>
      <w:pPr>
        <w:pStyle w:val="3"/>
        <w:spacing w:line="480" w:lineRule="auto"/>
        <w:rPr>
          <w:rFonts w:ascii="Times New Roman" w:hAnsi="Times New Roman" w:cs="Times New Roman"/>
        </w:rPr>
      </w:pPr>
      <w:r>
        <w:rPr>
          <w:rFonts w:ascii="Times New Roman" w:hAnsi="Times New Roman" w:cs="Times New Roman"/>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because about 42% of the total Brazilian Amazon lies over 50 km from the nearest forest inventory plots (Tejada et al., 2019). Remote sensing can remove sampling biases and uncertainty about ecological patterns (Schimel et al., 2015) and provides large datasets to uncover the environmental controls of forest structure (Asner et al., 2010). In particular airborne LiDAR  (Light Detection and Ranging) generates valuable high-resolution 3D information of forest canopy structure (Görgens et al., 2016; Coomes et al., 2017), and can provide a link between field and satellite data (Asner, 2009; Bae et al., 2019).</w:t>
      </w:r>
    </w:p>
    <w:p>
      <w:pPr>
        <w:pStyle w:val="3"/>
        <w:spacing w:line="480" w:lineRule="auto"/>
        <w:rPr>
          <w:rFonts w:ascii="Times New Roman" w:hAnsi="Times New Roman" w:cs="Times New Roman"/>
        </w:rPr>
      </w:pPr>
      <w:r>
        <w:rPr>
          <w:rFonts w:ascii="Times New Roman" w:hAnsi="Times New Roman" w:cs="Times New Roman"/>
          <w:color w:val="0000FF"/>
          <w:lang w:val="en-GB"/>
        </w:rPr>
        <w:t>T</w:t>
      </w:r>
      <w:r>
        <w:rPr>
          <w:rFonts w:ascii="Times New Roman" w:hAnsi="Times New Roman" w:cs="Times New Roman"/>
          <w:color w:val="0000FF"/>
        </w:rPr>
        <w:t>he question of how resource</w:t>
      </w:r>
      <w:r>
        <w:rPr>
          <w:rFonts w:ascii="Times New Roman" w:hAnsi="Times New Roman" w:cs="Times New Roman"/>
          <w:color w:val="0000FF"/>
          <w:lang w:val="en-GB"/>
        </w:rPr>
        <w:t>s</w:t>
      </w:r>
      <w:r>
        <w:rPr>
          <w:rFonts w:ascii="Times New Roman" w:hAnsi="Times New Roman" w:cs="Times New Roman"/>
          <w:color w:val="0000FF"/>
        </w:rPr>
        <w:t xml:space="preserve"> and disturbances determine </w:t>
      </w:r>
      <w:r>
        <w:rPr>
          <w:rFonts w:ascii="Times New Roman" w:hAnsi="Times New Roman" w:cs="Times New Roman"/>
          <w:color w:val="0000FF"/>
          <w:lang w:val="en-GB"/>
        </w:rPr>
        <w:t xml:space="preserve">maximum tree </w:t>
      </w:r>
      <w:r>
        <w:rPr>
          <w:rFonts w:ascii="Times New Roman" w:hAnsi="Times New Roman" w:cs="Times New Roman"/>
          <w:color w:val="0000FF"/>
        </w:rPr>
        <w:t>height across the Amazon has not been fully explored.</w:t>
      </w:r>
      <w:r>
        <w:rPr>
          <w:rFonts w:ascii="Times New Roman" w:hAnsi="Times New Roman" w:cs="Times New Roman"/>
          <w:color w:val="0000FF"/>
          <w:lang w:val="pt-BR"/>
        </w:rPr>
        <w:t xml:space="preserve"> </w:t>
      </w:r>
      <w:r>
        <w:rPr>
          <w:rFonts w:ascii="Times New Roman" w:hAnsi="Times New Roman" w:cs="Times New Roman"/>
          <w:color w:val="0000FF"/>
        </w:rPr>
        <w:t xml:space="preserve">In this study, we employed the largest airborne </w:t>
      </w:r>
      <w:r>
        <w:rPr>
          <w:rFonts w:hint="default" w:ascii="Times New Roman" w:hAnsi="Times New Roman" w:cs="Times New Roman"/>
          <w:color w:val="0000FF"/>
          <w:lang w:val="pt-BR"/>
        </w:rPr>
        <w:t xml:space="preserve">LiDAR </w:t>
      </w:r>
      <w:r>
        <w:rPr>
          <w:rFonts w:ascii="Times New Roman" w:hAnsi="Times New Roman" w:cs="Times New Roman"/>
          <w:color w:val="0000FF"/>
        </w:rPr>
        <w:t xml:space="preserve">data collection in the Amazon to contribute to </w:t>
      </w:r>
      <w:r>
        <w:rPr>
          <w:rFonts w:ascii="Times New Roman" w:hAnsi="Times New Roman" w:cs="Times New Roman"/>
          <w:color w:val="0000FF"/>
          <w:lang w:val="en-GB"/>
        </w:rPr>
        <w:t xml:space="preserve">the </w:t>
      </w:r>
      <w:r>
        <w:rPr>
          <w:rFonts w:ascii="Times New Roman" w:hAnsi="Times New Roman" w:cs="Times New Roman"/>
          <w:color w:val="0000FF"/>
        </w:rPr>
        <w:t>understanding of</w:t>
      </w:r>
      <w:r>
        <w:rPr>
          <w:rFonts w:ascii="Times New Roman" w:hAnsi="Times New Roman" w:cs="Times New Roman"/>
          <w:color w:val="0000FF"/>
          <w:lang w:val="en-GB"/>
        </w:rPr>
        <w:t xml:space="preserve"> (1)</w:t>
      </w:r>
      <w:r>
        <w:rPr>
          <w:rFonts w:ascii="Times New Roman" w:hAnsi="Times New Roman" w:cs="Times New Roman"/>
          <w:color w:val="0000FF"/>
        </w:rPr>
        <w:t xml:space="preserve"> how resources and disturbances shape the maximum height distribution across the Brazilian Amazon</w:t>
      </w:r>
      <w:r>
        <w:rPr>
          <w:rFonts w:ascii="Times New Roman" w:hAnsi="Times New Roman" w:cs="Times New Roman"/>
          <w:color w:val="0000FF"/>
          <w:lang w:val="en-GB"/>
        </w:rPr>
        <w:t>, and (2) what drives the occurrence of giant trees (taller than 70 meters)</w:t>
      </w:r>
      <w:r>
        <w:rPr>
          <w:rFonts w:ascii="Times New Roman" w:hAnsi="Times New Roman" w:cs="Times New Roman"/>
          <w:color w:val="0000FF"/>
        </w:rPr>
        <w:t>. We conducted an extensive analysis relating remotely sensed environmental variables to the maximum height recorded in the transects. </w:t>
      </w:r>
    </w:p>
    <w:p>
      <w:pPr>
        <w:pStyle w:val="2"/>
        <w:spacing w:line="480" w:lineRule="auto"/>
        <w:rPr>
          <w:rFonts w:ascii="Times New Roman" w:hAnsi="Times New Roman" w:cs="Times New Roman"/>
          <w:color w:val="auto"/>
          <w:sz w:val="24"/>
          <w:szCs w:val="24"/>
        </w:rPr>
      </w:pPr>
      <w:bookmarkStart w:id="1" w:name="methods"/>
      <w:bookmarkEnd w:id="1"/>
      <w:r>
        <w:rPr>
          <w:rFonts w:ascii="Times New Roman" w:hAnsi="Times New Roman" w:cs="Times New Roman"/>
          <w:color w:val="auto"/>
          <w:sz w:val="24"/>
          <w:szCs w:val="24"/>
        </w:rPr>
        <w:t xml:space="preserve">Methods </w:t>
      </w:r>
    </w:p>
    <w:p>
      <w:pPr>
        <w:pStyle w:val="29"/>
        <w:spacing w:line="480" w:lineRule="auto"/>
        <w:rPr>
          <w:rFonts w:ascii="Times New Roman" w:hAnsi="Times New Roman" w:cs="Times New Roman"/>
          <w:lang w:val="en-US"/>
        </w:rPr>
      </w:pPr>
      <w:r>
        <w:rPr>
          <w:rFonts w:ascii="Times New Roman" w:hAnsi="Times New Roman" w:cs="Times New Roman"/>
        </w:rPr>
        <w:t>Between 2016 and 2018, an airborne mission (held by National Institute for Space Research - INPE and funded by Amazon Fund) collected airborne LiDAR data from 906 transects of 375 ha (12.5 x 0.3 km) each</w:t>
      </w:r>
      <w:r>
        <w:rPr>
          <w:rFonts w:hint="default" w:ascii="Times New Roman" w:hAnsi="Times New Roman" w:cs="Times New Roman"/>
          <w:lang w:val="pt-BR"/>
        </w:rPr>
        <w:t xml:space="preserve">. Most of them were </w:t>
      </w:r>
      <w:r>
        <w:rPr>
          <w:rFonts w:ascii="Times New Roman" w:hAnsi="Times New Roman" w:cs="Times New Roman"/>
        </w:rPr>
        <w:t>randomly spread across old-growth and second growth forests defined by the PRODES database - layer mask of old-growth forests (</w:t>
      </w:r>
      <w:r>
        <w:rPr>
          <w:rFonts w:ascii="Times New Roman" w:hAnsi="Times New Roman" w:cs="Times New Roman"/>
          <w:b/>
        </w:rPr>
        <w:t>PRODES, INPE</w:t>
      </w:r>
      <w:r>
        <w:rPr>
          <w:rFonts w:ascii="Times New Roman" w:hAnsi="Times New Roman" w:cs="Times New Roman"/>
        </w:rPr>
        <w:t>, 2016) and by the TerraClass database - a layer mask of second growth forest (</w:t>
      </w:r>
      <w:r>
        <w:rPr>
          <w:rFonts w:ascii="Times New Roman" w:hAnsi="Times New Roman" w:cs="Times New Roman"/>
          <w:b/>
        </w:rPr>
        <w:t>TerraClass, INPE</w:t>
      </w:r>
      <w:r>
        <w:rPr>
          <w:rFonts w:ascii="Times New Roman" w:hAnsi="Times New Roman" w:cs="Times New Roman"/>
        </w:rPr>
        <w:t>, 2014). </w:t>
      </w:r>
      <w:r>
        <w:rPr>
          <w:rFonts w:hint="default" w:ascii="Times New Roman" w:hAnsi="Times New Roman" w:cs="Times New Roman"/>
          <w:lang w:val="pt-BR"/>
        </w:rPr>
        <w:t xml:space="preserve">Few transects were intentionally overlap to field plots to allow model biomass calibration. </w:t>
      </w:r>
      <w:r>
        <w:rPr>
          <w:rFonts w:ascii="Times New Roman" w:hAnsi="Times New Roman" w:cs="Times New Roman"/>
        </w:rPr>
        <w:t>Details about LiDAR parameterization, processing, and the EBA project characteristics can be consulted in </w:t>
      </w:r>
      <w:r>
        <w:rPr>
          <w:rFonts w:ascii="Times New Roman" w:hAnsi="Times New Roman" w:cs="Times New Roman"/>
          <w:lang w:val="pt-PT"/>
        </w:rPr>
        <w:t xml:space="preserve">the supplementary material from </w:t>
      </w:r>
      <w:r>
        <w:rPr>
          <w:rFonts w:ascii="Times New Roman" w:hAnsi="Times New Roman" w:cs="Times New Roman"/>
        </w:rPr>
        <w:t>Gorgens et al.</w:t>
      </w:r>
      <w:r>
        <w:rPr>
          <w:rFonts w:ascii="Times New Roman" w:hAnsi="Times New Roman" w:cs="Times New Roman"/>
          <w:lang w:val="pt-PT"/>
        </w:rPr>
        <w:t xml:space="preserve"> (</w:t>
      </w:r>
      <w:r>
        <w:rPr>
          <w:rFonts w:ascii="Times New Roman" w:hAnsi="Times New Roman" w:cs="Times New Roman"/>
        </w:rPr>
        <w:t>2019). Briefly, the average pulse density was 4 pulses m</w:t>
      </w:r>
      <w:r>
        <w:rPr>
          <w:rFonts w:ascii="Times New Roman" w:hAnsi="Times New Roman" w:cs="Times New Roman"/>
          <w:vertAlign w:val="superscript"/>
        </w:rPr>
        <w:t>−2</w:t>
      </w:r>
      <w:r>
        <w:rPr>
          <w:rFonts w:ascii="Times New Roman" w:hAnsi="Times New Roman" w:cs="Times New Roman"/>
        </w:rPr>
        <w:t xml:space="preserve">, the field of view equal to 30°, and flying altitude of 600 m. The pulse footprint was set to be below 30 cm, based on a divergence angle between 0.1 and 0.3 mrad. Each transect was processed by identifying the returns from the ground and interpolating a 1m spatial resolution digital terrain model (DTM) from them. Then, the DTM was employed to calculate the heights above ground from the returns from vegetation. The uppermost vegetation heights were then employed to compute a canopy height model CHM at the same spatial resolution as the DTM. While errors in estimation of terrain height can affect tree height estimations, previous studies in tropical forests show that </w:t>
      </w:r>
      <w:r>
        <w:rPr>
          <w:rFonts w:ascii="Times New Roman" w:hAnsi="Times New Roman" w:cs="Times New Roman"/>
          <w:lang w:val="en-US"/>
        </w:rPr>
        <w:t xml:space="preserve">LiDAR surveys with at least 4 </w:t>
      </w:r>
      <w:r>
        <w:rPr>
          <w:rFonts w:ascii="Times New Roman" w:hAnsi="Times New Roman" w:cs="Times New Roman"/>
        </w:rPr>
        <w:t>returns</w:t>
      </w:r>
      <w:r>
        <w:rPr>
          <w:rFonts w:ascii="Times New Roman" w:hAnsi="Times New Roman" w:cs="Times New Roman"/>
          <w:lang w:val="en-US"/>
        </w:rPr>
        <w:t xml:space="preserve"> per </w:t>
      </w: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lang w:val="en-US"/>
        </w:rPr>
        <w:t xml:space="preserve"> have high penetration </w:t>
      </w:r>
      <w:r>
        <w:rPr>
          <w:rFonts w:ascii="Times New Roman" w:hAnsi="Times New Roman" w:cs="Times New Roman"/>
        </w:rPr>
        <w:t>through the</w:t>
      </w:r>
      <w:r>
        <w:rPr>
          <w:rFonts w:ascii="Times New Roman" w:hAnsi="Times New Roman" w:cs="Times New Roman"/>
          <w:lang w:val="en-US"/>
        </w:rPr>
        <w:t xml:space="preserve"> canopy </w:t>
      </w:r>
      <w:r>
        <w:rPr>
          <w:rFonts w:ascii="Times New Roman" w:hAnsi="Times New Roman" w:cs="Times New Roman"/>
        </w:rPr>
        <w:t xml:space="preserve">permitting accurate DTM generation and tree </w:t>
      </w:r>
      <w:r>
        <w:rPr>
          <w:rFonts w:ascii="Times New Roman" w:hAnsi="Times New Roman" w:cs="Times New Roman"/>
          <w:lang w:val="en-US"/>
        </w:rPr>
        <w:t xml:space="preserve">height estimation (Clark et al., 2004; Glenn et al., 2011; </w:t>
      </w:r>
      <w:r>
        <w:rPr>
          <w:rFonts w:ascii="Times New Roman" w:hAnsi="Times New Roman" w:cs="Times New Roman"/>
        </w:rPr>
        <w:t xml:space="preserve">Leitold et al. 2015; </w:t>
      </w:r>
      <w:r>
        <w:rPr>
          <w:rFonts w:ascii="Times New Roman" w:hAnsi="Times New Roman" w:cs="Times New Roman"/>
          <w:lang w:val="en-US"/>
        </w:rPr>
        <w:t>Andrade et al., 2018).</w:t>
      </w:r>
    </w:p>
    <w:p>
      <w:pPr>
        <w:pStyle w:val="29"/>
        <w:spacing w:line="480" w:lineRule="auto"/>
        <w:rPr>
          <w:rFonts w:ascii="Times New Roman" w:hAnsi="Times New Roman" w:cs="Times New Roman"/>
        </w:rPr>
      </w:pPr>
    </w:p>
    <w:p>
      <w:pPr>
        <w:pStyle w:val="3"/>
        <w:spacing w:line="480" w:lineRule="auto"/>
        <w:rPr>
          <w:rFonts w:ascii="Times New Roman" w:hAnsi="Times New Roman" w:cs="Times New Roman"/>
          <w:i/>
          <w:iCs/>
          <w:color w:val="0000FF"/>
          <w:lang w:val="en-GB"/>
        </w:rPr>
      </w:pPr>
      <w:commentRangeStart w:id="1"/>
      <w:r>
        <w:rPr>
          <w:rFonts w:ascii="Times New Roman" w:hAnsi="Times New Roman" w:cs="Times New Roman"/>
          <w:color w:val="0000FF"/>
          <w:lang w:val="en-GB"/>
        </w:rPr>
        <w:t>A forest consists of superimposed groups</w:t>
      </w:r>
      <w:r>
        <w:rPr>
          <w:rFonts w:hint="default" w:ascii="Times New Roman" w:hAnsi="Times New Roman" w:cs="Times New Roman"/>
          <w:color w:val="0000FF"/>
          <w:lang w:val="pt-BR"/>
        </w:rPr>
        <w:t xml:space="preserve"> of plants </w:t>
      </w:r>
      <w:r>
        <w:rPr>
          <w:rFonts w:ascii="Times New Roman" w:hAnsi="Times New Roman" w:cs="Times New Roman"/>
          <w:color w:val="0000FF"/>
          <w:lang w:val="en-GB"/>
        </w:rPr>
        <w:t xml:space="preserve">that occur in different combinations over the landscape, and each </w:t>
      </w:r>
      <w:r>
        <w:rPr>
          <w:rFonts w:hint="default" w:ascii="Times New Roman" w:hAnsi="Times New Roman" w:cs="Times New Roman"/>
          <w:color w:val="0000FF"/>
          <w:lang w:val="pt-BR"/>
        </w:rPr>
        <w:t xml:space="preserve">individual </w:t>
      </w:r>
      <w:r>
        <w:rPr>
          <w:rFonts w:ascii="Times New Roman" w:hAnsi="Times New Roman" w:cs="Times New Roman"/>
          <w:color w:val="0000FF"/>
          <w:lang w:val="en-GB"/>
        </w:rPr>
        <w:t xml:space="preserve">is sensitive to certain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ascii="Times New Roman" w:hAnsi="Times New Roman"/>
          <w:color w:val="0000FF"/>
          <w:lang w:val="en-GB"/>
        </w:rPr>
        <w:t xml:space="preserve">Site comparison, like we are proposing here, should prefer indicators not unduly influenced by stand condition, use history, or diversity complexity. Maximum stand height for sites that are sufficiently large to reflect the maximum height that the nominated species is likely to attain is a perfect indicator (Daubenmire, 1976). </w:t>
      </w:r>
      <w:r>
        <w:rPr>
          <w:rFonts w:ascii="Times New Roman" w:hAnsi="Times New Roman"/>
          <w:color w:val="0000FF"/>
          <w:lang w:val="pt-PT"/>
        </w:rPr>
        <w:t>For the reasons above, a</w:t>
      </w:r>
      <w:r>
        <w:rPr>
          <w:rFonts w:ascii="Times New Roman" w:hAnsi="Times New Roman" w:cs="Times New Roman"/>
          <w:color w:val="0000FF"/>
          <w:lang w:val="en-GB"/>
        </w:rPr>
        <w:t xml:space="preserve"> single </w:t>
      </w:r>
      <w:r>
        <w:rPr>
          <w:rFonts w:ascii="Times New Roman" w:hAnsi="Times New Roman" w:cs="Times New Roman"/>
          <w:color w:val="0000FF"/>
        </w:rPr>
        <w:t>tallest tree was identified</w:t>
      </w:r>
      <w:r>
        <w:rPr>
          <w:rFonts w:ascii="Times New Roman" w:hAnsi="Times New Roman" w:cs="Times New Roman"/>
          <w:color w:val="0000FF"/>
          <w:lang w:val="en-GB"/>
        </w:rPr>
        <w:t xml:space="preserve">, </w:t>
      </w:r>
      <w:r>
        <w:rPr>
          <w:rFonts w:ascii="Times New Roman" w:hAnsi="Times New Roman" w:cs="Times New Roman"/>
          <w:color w:val="0000FF"/>
          <w:lang w:val="pt-BR"/>
        </w:rPr>
        <w:t xml:space="preserve">located and </w:t>
      </w:r>
      <w:r>
        <w:rPr>
          <w:rFonts w:ascii="Times New Roman" w:hAnsi="Times New Roman" w:cs="Times New Roman"/>
          <w:color w:val="0000FF"/>
          <w:lang w:val="en-GB"/>
        </w:rPr>
        <w:t xml:space="preserve">isolated </w:t>
      </w:r>
      <w:r>
        <w:rPr>
          <w:rFonts w:ascii="Times New Roman" w:hAnsi="Times New Roman" w:cs="Times New Roman"/>
          <w:color w:val="0000FF"/>
        </w:rPr>
        <w:t>per transect</w:t>
      </w:r>
      <w:r>
        <w:rPr>
          <w:rFonts w:ascii="Times New Roman" w:hAnsi="Times New Roman" w:cs="Times New Roman"/>
          <w:color w:val="0000FF"/>
          <w:lang w:val="pt-PT"/>
        </w:rPr>
        <w:t xml:space="preserve"> u</w:t>
      </w:r>
      <w:r>
        <w:rPr>
          <w:rFonts w:ascii="Times New Roman" w:hAnsi="Times New Roman" w:cs="Times New Roman"/>
          <w:color w:val="0000FF"/>
          <w:lang w:val="en-GB"/>
        </w:rPr>
        <w:t xml:space="preserve">sing </w:t>
      </w:r>
      <w:r>
        <w:rPr>
          <w:rFonts w:ascii="Times New Roman" w:hAnsi="Times New Roman" w:cs="Times New Roman"/>
          <w:color w:val="0000FF"/>
          <w:lang w:val="pt-PT"/>
        </w:rPr>
        <w:t xml:space="preserve">an </w:t>
      </w:r>
      <w:r>
        <w:rPr>
          <w:rFonts w:ascii="Times New Roman" w:hAnsi="Times New Roman" w:cs="Times New Roman"/>
          <w:color w:val="0000FF"/>
          <w:lang w:val="en-GB"/>
        </w:rPr>
        <w:t xml:space="preserve">individual tree approach </w:t>
      </w:r>
      <w:r>
        <w:rPr>
          <w:rFonts w:ascii="Times New Roman" w:hAnsi="Times New Roman" w:cs="Times New Roman"/>
          <w:color w:val="0000FF"/>
          <w:lang w:val="pt-PT"/>
        </w:rPr>
        <w:t xml:space="preserve">based on a </w:t>
      </w:r>
      <w:r>
        <w:rPr>
          <w:rFonts w:ascii="Times New Roman" w:hAnsi="Times New Roman" w:cs="Times New Roman"/>
          <w:color w:val="0000FF"/>
          <w:lang w:val="en-GB"/>
        </w:rPr>
        <w:t>local minimum filter</w:t>
      </w:r>
      <w:r>
        <w:rPr>
          <w:rFonts w:ascii="Times New Roman" w:hAnsi="Times New Roman" w:cs="Times New Roman"/>
          <w:color w:val="0000FF"/>
        </w:rPr>
        <w:t xml:space="preserve">. All </w:t>
      </w:r>
      <w:r>
        <w:rPr>
          <w:rFonts w:ascii="Times New Roman" w:hAnsi="Times New Roman" w:cs="Times New Roman"/>
          <w:color w:val="0000FF"/>
          <w:lang w:val="en-GB"/>
        </w:rPr>
        <w:t xml:space="preserve">the trees </w:t>
      </w:r>
      <w:r>
        <w:rPr>
          <w:rFonts w:ascii="Times New Roman" w:hAnsi="Times New Roman" w:cs="Times New Roman"/>
          <w:color w:val="0000FF"/>
        </w:rPr>
        <w:t xml:space="preserve">were manually inspected to </w:t>
      </w:r>
      <w:r>
        <w:rPr>
          <w:rFonts w:ascii="Times New Roman" w:hAnsi="Times New Roman" w:cs="Times New Roman"/>
          <w:color w:val="0000FF"/>
          <w:lang w:val="pt-PT"/>
        </w:rPr>
        <w:t xml:space="preserve">not allow that </w:t>
      </w:r>
      <w:r>
        <w:rPr>
          <w:rFonts w:ascii="Times New Roman" w:hAnsi="Times New Roman" w:cs="Times New Roman"/>
          <w:color w:val="0000FF"/>
        </w:rPr>
        <w:t>maxima</w:t>
      </w:r>
      <w:r>
        <w:rPr>
          <w:rFonts w:ascii="Times New Roman" w:hAnsi="Times New Roman" w:cs="Times New Roman"/>
          <w:color w:val="0000FF"/>
          <w:lang w:val="pt-BR"/>
        </w:rPr>
        <w:t>s not related to trees</w:t>
      </w:r>
      <w:r>
        <w:rPr>
          <w:rFonts w:ascii="Times New Roman" w:hAnsi="Times New Roman" w:cs="Times New Roman"/>
          <w:color w:val="0000FF"/>
        </w:rPr>
        <w:t xml:space="preserve"> </w:t>
      </w:r>
      <w:r>
        <w:rPr>
          <w:rFonts w:ascii="Times New Roman" w:hAnsi="Times New Roman" w:cs="Times New Roman"/>
          <w:color w:val="0000FF"/>
          <w:lang w:val="pt-PT"/>
        </w:rPr>
        <w:t>influences in the analysis</w:t>
      </w:r>
      <w:r>
        <w:rPr>
          <w:rFonts w:ascii="Times New Roman" w:hAnsi="Times New Roman" w:cs="Times New Roman"/>
          <w:color w:val="0000FF"/>
          <w:lang w:val="en-GB"/>
        </w:rPr>
        <w:t xml:space="preserve"> (Supplementary Figure 1</w:t>
      </w:r>
      <w:r>
        <w:rPr>
          <w:rFonts w:ascii="Times New Roman" w:hAnsi="Times New Roman" w:cs="Times New Roman"/>
          <w:i w:val="0"/>
          <w:iCs w:val="0"/>
          <w:color w:val="0000FF"/>
          <w:lang w:val="en-GB"/>
        </w:rPr>
        <w:t>)</w:t>
      </w:r>
      <w:r>
        <w:rPr>
          <w:rFonts w:ascii="Times New Roman" w:hAnsi="Times New Roman" w:cs="Times New Roman"/>
          <w:i/>
          <w:iCs/>
          <w:color w:val="0000FF"/>
          <w:lang w:val="en-GB"/>
        </w:rPr>
        <w:t>.</w:t>
      </w:r>
      <w:commentRangeEnd w:id="1"/>
      <w:r>
        <w:commentReference w:id="1"/>
      </w:r>
    </w:p>
    <w:p>
      <w:pPr>
        <w:pStyle w:val="3"/>
        <w:rPr>
          <w:rFonts w:ascii="Times New Roman" w:hAnsi="Times New Roman" w:cs="Times New Roman"/>
        </w:rPr>
      </w:pPr>
    </w:p>
    <w:p>
      <w:pPr>
        <w:pStyle w:val="4"/>
        <w:spacing w:line="480" w:lineRule="auto"/>
        <w:rPr>
          <w:rFonts w:ascii="Times New Roman" w:hAnsi="Times New Roman" w:cs="Times New Roman"/>
          <w:color w:val="auto"/>
          <w:sz w:val="24"/>
          <w:szCs w:val="24"/>
        </w:rPr>
      </w:pPr>
      <w:bookmarkStart w:id="2" w:name="environmental-variables"/>
      <w:bookmarkEnd w:id="2"/>
      <w:r>
        <w:rPr>
          <w:rFonts w:ascii="Times New Roman" w:hAnsi="Times New Roman" w:cs="Times New Roman"/>
          <w:color w:val="auto"/>
          <w:sz w:val="24"/>
          <w:szCs w:val="24"/>
        </w:rPr>
        <w:t>Environmental variables</w:t>
      </w:r>
    </w:p>
    <w:p>
      <w:pPr>
        <w:pStyle w:val="29"/>
        <w:spacing w:line="480" w:lineRule="auto"/>
        <w:rPr>
          <w:rFonts w:ascii="Times New Roman" w:hAnsi="Times New Roman" w:cs="Times New Roman"/>
        </w:rPr>
      </w:pPr>
      <w:r>
        <w:rPr>
          <w:rFonts w:ascii="Times New Roman" w:hAnsi="Times New Roman" w:cs="Times New Roman"/>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ascii="Times New Roman" w:hAnsi="Times New Roman" w:cs="Times New Roman"/>
          <w:vertAlign w:val="superscript"/>
        </w:rPr>
        <w:t>-1</w:t>
      </w:r>
      <w:r>
        <w:rPr>
          <w:rFonts w:ascii="Times New Roman" w:hAnsi="Times New Roman" w:cs="Times New Roman"/>
        </w:rPr>
        <w:t>); (4) the component of the horizontal wind towards north, i.e. meridional velocity (v-speed ; in m s</w:t>
      </w:r>
      <w:r>
        <w:rPr>
          <w:rFonts w:ascii="Times New Roman" w:hAnsi="Times New Roman" w:cs="Times New Roman"/>
          <w:vertAlign w:val="superscript"/>
        </w:rPr>
        <w:t>-1</w:t>
      </w:r>
      <w:r>
        <w:rPr>
          <w:rFonts w:ascii="Times New Roman" w:hAnsi="Times New Roman" w:cs="Times New Roman"/>
        </w:rPr>
        <w:t>); (5) the number of days not affected by cloud cover (clear days; in days yr</w:t>
      </w:r>
      <w:r>
        <w:rPr>
          <w:rFonts w:ascii="Times New Roman" w:hAnsi="Times New Roman" w:cs="Times New Roman"/>
          <w:vertAlign w:val="superscript"/>
        </w:rPr>
        <w:t>-1</w:t>
      </w:r>
      <w:r>
        <w:rPr>
          <w:rFonts w:ascii="Times New Roman" w:hAnsi="Times New Roman" w:cs="Times New Roman"/>
        </w:rPr>
        <w:t>); (6) the number of days with precipitation above 20 mm (days &gt; 20mm; in days yr</w:t>
      </w:r>
      <w:r>
        <w:rPr>
          <w:rFonts w:ascii="Times New Roman" w:hAnsi="Times New Roman" w:cs="Times New Roman"/>
          <w:vertAlign w:val="superscript"/>
        </w:rPr>
        <w:t>-1</w:t>
      </w:r>
      <w:r>
        <w:rPr>
          <w:rFonts w:ascii="Times New Roman" w:hAnsi="Times New Roman" w:cs="Times New Roman"/>
        </w:rPr>
        <w:t xml:space="preserve"> ); (7) the number of months with precipitation below 100 mm (months &lt; 100mm; in months yr</w:t>
      </w:r>
      <w:r>
        <w:rPr>
          <w:rFonts w:ascii="Times New Roman" w:hAnsi="Times New Roman" w:cs="Times New Roman"/>
          <w:vertAlign w:val="superscript"/>
        </w:rPr>
        <w:t>-1</w:t>
      </w:r>
      <w:r>
        <w:rPr>
          <w:rFonts w:ascii="Times New Roman" w:hAnsi="Times New Roman" w:cs="Times New Roman"/>
        </w:rPr>
        <w:t xml:space="preserve"> ) ; (8) lightning frequency (flash rate); (9) annual precipitation (in mm); (10) annual potential evapotranspiration (in mm); (11) coefficient of variation of monthly precipitation (precipitation seasonality; in %); (12) amount of precipitation on the wettest month (precip. wettest; in mm); (13) amount of precipitation on the driest month (precip. driest; in mm); (14) mean annual temperature (in °C); (15)  standard deviation of monthly temperature (temp. seasonality; in °C); (16) annual maximum temperature (in °C); (17) soil clay content (in %); and (18) soil water content (in %).   Data sources are described in the following paragraphs and listed in Table 1.</w:t>
      </w:r>
    </w:p>
    <w:p>
      <w:pPr>
        <w:pStyle w:val="3"/>
        <w:spacing w:line="480" w:lineRule="auto"/>
        <w:rPr>
          <w:rFonts w:ascii="Times New Roman" w:hAnsi="Times New Roman" w:cs="Times New Roman"/>
        </w:rPr>
      </w:pPr>
      <w:r>
        <w:rPr>
          <w:rFonts w:ascii="Times New Roman" w:hAnsi="Times New Roman" w:cs="Times New Roman"/>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w:t>
      </w:r>
      <w:r>
        <w:rPr>
          <w:rFonts w:ascii="Times New Roman" w:hAnsi="Times New Roman" w:cs="Times New Roman"/>
          <w:lang w:val="pt-PT"/>
        </w:rPr>
        <w:t>b</w:t>
      </w:r>
      <w:r>
        <w:rPr>
          <w:rFonts w:ascii="Times New Roman" w:hAnsi="Times New Roman" w:cs="Times New Roman"/>
        </w:rPr>
        <w:t>). FAPAR is a primary vegetation variable controlling the photosynthetic activity of plants and is considered an essential climate variable (Mason et al., 2010).</w:t>
      </w:r>
    </w:p>
    <w:p>
      <w:pPr>
        <w:pStyle w:val="3"/>
        <w:spacing w:line="480" w:lineRule="auto"/>
        <w:rPr>
          <w:rFonts w:ascii="Times New Roman" w:hAnsi="Times New Roman" w:cs="Times New Roman"/>
        </w:rPr>
      </w:pPr>
      <w:r>
        <w:rPr>
          <w:rFonts w:ascii="Times New Roman" w:hAnsi="Times New Roman" w:cs="Times New Roman"/>
        </w:rPr>
        <w:t>The elevation was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Because Amazonian vegetation is dense throughout, for the purposes of this study the C-band DEM is assumed to vary consistently with topography across the region.</w:t>
      </w:r>
    </w:p>
    <w:p>
      <w:pPr>
        <w:pStyle w:val="3"/>
        <w:spacing w:line="480" w:lineRule="auto"/>
        <w:rPr>
          <w:rFonts w:ascii="Times New Roman" w:hAnsi="Times New Roman" w:cs="Times New Roman"/>
        </w:rPr>
      </w:pPr>
      <w:r>
        <w:rPr>
          <w:rFonts w:ascii="Times New Roman" w:hAnsi="Times New Roman" w:cs="Times New Roman"/>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r>
        <w:rPr>
          <w:rFonts w:ascii="Times New Roman" w:hAnsi="Times New Roman" w:cs="Times New Roman"/>
          <w:color w:val="0000FF"/>
          <w:lang w:val="en-GB"/>
        </w:rPr>
        <w:t>Although th</w:t>
      </w:r>
      <w:r>
        <w:rPr>
          <w:rFonts w:ascii="Times New Roman" w:hAnsi="Times New Roman" w:cs="Times New Roman"/>
          <w:color w:val="0000FF"/>
        </w:rPr>
        <w:t>e ERA5</w:t>
      </w:r>
      <w:r>
        <w:rPr>
          <w:rFonts w:ascii="Times New Roman" w:hAnsi="Times New Roman" w:cs="Times New Roman"/>
          <w:color w:val="0000FF"/>
          <w:lang w:val="en-GB"/>
        </w:rPr>
        <w:t xml:space="preserve"> wind product gives mean wind speeds, these are related to extreme wind speeds by a Weibull distribution</w:t>
      </w:r>
      <w:r>
        <w:rPr>
          <w:rFonts w:hint="default" w:ascii="Times New Roman" w:hAnsi="Times New Roman" w:cs="Times New Roman"/>
          <w:color w:val="0000FF"/>
          <w:lang w:val="pt-BR"/>
        </w:rPr>
        <w:t xml:space="preserve"> (Takle &amp; Brown, 1978; Seguro &amp; Lambert, 2000), </w:t>
      </w:r>
      <w:r>
        <w:rPr>
          <w:rFonts w:ascii="Times New Roman" w:hAnsi="Times New Roman" w:cs="Times New Roman"/>
          <w:color w:val="0000FF"/>
          <w:lang w:val="en-GB"/>
        </w:rPr>
        <w:t xml:space="preserve">  so long-term variation in mean wind speed will indicate variability and trends in extremes between regions.</w:t>
      </w:r>
      <w:r>
        <w:rPr>
          <w:lang w:val="en-GB"/>
        </w:rPr>
        <w:t xml:space="preserve"> </w:t>
      </w:r>
      <w:r>
        <w:rPr>
          <w:rFonts w:ascii="Times New Roman" w:hAnsi="Times New Roman" w:cs="Times New Roman"/>
          <w:color w:val="0000FF"/>
          <w:lang w:val="en-GB"/>
        </w:rPr>
        <w:t>To compute the wind speed map, ERA5 does not ingest surface winds from land stations. As a result, ERA5 is parametrized in planetary boundary layer schemes from surface characteristics</w:t>
      </w:r>
      <w:r>
        <w:rPr>
          <w:rFonts w:ascii="Times New Roman" w:hAnsi="Times New Roman" w:cs="Times New Roman"/>
          <w:color w:val="0000FF"/>
          <w:lang w:val="pt-BR"/>
        </w:rPr>
        <w:t xml:space="preserve"> resulting in </w:t>
      </w:r>
      <w:r>
        <w:rPr>
          <w:rFonts w:ascii="Times New Roman" w:hAnsi="Times New Roman" w:cs="Times New Roman"/>
          <w:color w:val="0000FF"/>
          <w:lang w:val="en-GB"/>
        </w:rPr>
        <w:t>lowering the inland speed (Ramon et al., 2019).</w:t>
      </w:r>
    </w:p>
    <w:p>
      <w:pPr>
        <w:pStyle w:val="3"/>
        <w:spacing w:line="480" w:lineRule="auto"/>
        <w:rPr>
          <w:rFonts w:ascii="Times New Roman" w:hAnsi="Times New Roman" w:cs="Times New Roman"/>
        </w:rPr>
      </w:pPr>
      <w:r>
        <w:rPr>
          <w:rFonts w:ascii="Times New Roman" w:hAnsi="Times New Roman" w:cs="Times New Roman"/>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ascii="Times New Roman" w:hAnsi="Times New Roman" w:cs="Times New Roman"/>
        </w:rPr>
      </w:pPr>
      <w:r>
        <w:rPr>
          <w:rFonts w:ascii="Times New Roman" w:hAnsi="Times New Roman" w:cs="Times New Roman"/>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ascii="Times New Roman" w:hAnsi="Times New Roman" w:cs="Times New Roman"/>
        </w:rPr>
      </w:pPr>
      <w:r>
        <w:rPr>
          <w:rFonts w:ascii="Times New Roman" w:hAnsi="Times New Roman" w:cs="Times New Roman"/>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ascii="Times New Roman" w:hAnsi="Times New Roman" w:cs="Times New Roman"/>
        </w:rPr>
      </w:pPr>
      <w:r>
        <w:rPr>
          <w:rFonts w:ascii="Times New Roman" w:hAnsi="Times New Roman" w:cs="Times New Roman"/>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ascii="Times New Roman" w:hAnsi="Times New Roman" w:cs="Times New Roman"/>
        </w:rPr>
      </w:pPr>
      <w:r>
        <w:rPr>
          <w:rFonts w:ascii="Times New Roman" w:hAnsi="Times New Roman" w:cs="Times New Roman"/>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ascii="Times New Roman" w:hAnsi="Times New Roman" w:cs="Times New Roman"/>
        </w:rPr>
      </w:pPr>
      <w:r>
        <w:rPr>
          <w:rFonts w:ascii="Times New Roman" w:hAnsi="Times New Roman" w:cs="Times New Roman"/>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ascii="Times New Roman" w:hAnsi="Times New Roman" w:cs="Times New Roman"/>
        </w:rPr>
      </w:pPr>
      <w:r>
        <w:rPr>
          <w:rFonts w:ascii="Times New Roman" w:hAnsi="Times New Roman" w:cs="Times New Roman"/>
        </w:rPr>
        <w:t>To help visualization at the regional-level, we divided the Brazilian Amazon into eight regions, according to the classification of Morrone</w:t>
      </w:r>
      <w:r>
        <w:rPr>
          <w:rFonts w:hint="default" w:ascii="Times New Roman" w:hAnsi="Times New Roman" w:cs="Times New Roman"/>
          <w:lang w:val="pt-BR"/>
        </w:rPr>
        <w:t xml:space="preserve"> (</w:t>
      </w:r>
      <w:r>
        <w:rPr>
          <w:rFonts w:ascii="Times New Roman" w:hAnsi="Times New Roman" w:cs="Times New Roman"/>
        </w:rPr>
        <w:t>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w:t>
      </w:r>
      <w:r>
        <w:rPr>
          <w:rFonts w:hint="default" w:ascii="Times New Roman" w:hAnsi="Times New Roman" w:cs="Times New Roman"/>
          <w:lang w:val="pt-BR"/>
        </w:rPr>
        <w:t xml:space="preserve"> </w:t>
      </w:r>
      <w:r>
        <w:rPr>
          <w:rFonts w:ascii="Times New Roman" w:hAnsi="Times New Roman" w:cs="Times New Roman"/>
        </w:rPr>
        <w:t>(Morrone, 2014).  </w:t>
      </w:r>
    </w:p>
    <w:p>
      <w:pPr>
        <w:pStyle w:val="4"/>
        <w:spacing w:line="480" w:lineRule="auto"/>
        <w:rPr>
          <w:rFonts w:ascii="Times New Roman" w:hAnsi="Times New Roman" w:cs="Times New Roman"/>
          <w:color w:val="auto"/>
          <w:sz w:val="24"/>
          <w:szCs w:val="24"/>
        </w:rPr>
      </w:pPr>
      <w:bookmarkStart w:id="3" w:name="random-forest-and-maximum-entropy"/>
      <w:bookmarkEnd w:id="3"/>
      <w:r>
        <w:rPr>
          <w:rFonts w:ascii="Times New Roman" w:hAnsi="Times New Roman" w:cs="Times New Roman"/>
          <w:color w:val="auto"/>
          <w:sz w:val="24"/>
          <w:szCs w:val="24"/>
        </w:rPr>
        <w:t>Random Forest and Maximum Entropy</w:t>
      </w:r>
    </w:p>
    <w:p>
      <w:pPr>
        <w:pStyle w:val="29"/>
        <w:spacing w:line="480" w:lineRule="auto"/>
        <w:rPr>
          <w:rFonts w:ascii="Times New Roman" w:hAnsi="Times New Roman" w:cs="Times New Roman"/>
        </w:rPr>
      </w:pPr>
      <w:r>
        <w:rPr>
          <w:rFonts w:ascii="Times New Roman" w:hAnsi="Times New Roman" w:cs="Times New Roman"/>
          <w:color w:val="0000FF"/>
        </w:rPr>
        <w:t xml:space="preserve">To </w:t>
      </w:r>
      <w:r>
        <w:rPr>
          <w:rFonts w:ascii="Times New Roman" w:hAnsi="Times New Roman" w:cs="Times New Roman"/>
          <w:color w:val="0000FF"/>
          <w:lang w:val="en-GB"/>
        </w:rPr>
        <w:t xml:space="preserve">explore </w:t>
      </w:r>
      <w:r>
        <w:rPr>
          <w:rFonts w:ascii="Times New Roman" w:hAnsi="Times New Roman" w:cs="Times New Roman"/>
          <w:color w:val="0000FF"/>
        </w:rPr>
        <w:t xml:space="preserve">the </w:t>
      </w:r>
      <w:r>
        <w:rPr>
          <w:rFonts w:ascii="Times New Roman" w:hAnsi="Times New Roman" w:cs="Times New Roman"/>
          <w:color w:val="0000FF"/>
          <w:lang w:val="en-GB"/>
        </w:rPr>
        <w:t xml:space="preserve">influence and importance of the </w:t>
      </w:r>
      <w:r>
        <w:rPr>
          <w:rFonts w:ascii="Times New Roman" w:hAnsi="Times New Roman" w:cs="Times New Roman"/>
          <w:color w:val="0000FF"/>
        </w:rPr>
        <w:t xml:space="preserve">environmental </w:t>
      </w:r>
      <w:r>
        <w:rPr>
          <w:rFonts w:ascii="Times New Roman" w:hAnsi="Times New Roman" w:cs="Times New Roman"/>
          <w:color w:val="0000FF"/>
          <w:lang w:val="en-GB"/>
        </w:rPr>
        <w:t xml:space="preserve">variables </w:t>
      </w:r>
      <w:r>
        <w:rPr>
          <w:rFonts w:ascii="Times New Roman" w:hAnsi="Times New Roman" w:cs="Times New Roman"/>
          <w:color w:val="0000FF"/>
        </w:rPr>
        <w:t>for development in tree height, we employed Random Forest modeling</w:t>
      </w:r>
      <w:r>
        <w:rPr>
          <w:rFonts w:ascii="Times New Roman" w:hAnsi="Times New Roman" w:cs="Times New Roman"/>
          <w:color w:val="0000FF"/>
          <w:lang w:val="en-GB"/>
        </w:rPr>
        <w:t>, an algorithm that generates a large number of regression trees, each constructed considering a random data subset (</w:t>
      </w:r>
      <w:commentRangeStart w:id="2"/>
      <w:r>
        <w:rPr>
          <w:rFonts w:hint="default" w:ascii="Times New Roman" w:hAnsi="Times New Roman" w:cs="Times New Roman"/>
          <w:color w:val="0000FF"/>
          <w:lang w:val="pt-BR"/>
        </w:rPr>
        <w:t>Breiman</w:t>
      </w:r>
      <w:commentRangeEnd w:id="2"/>
      <w:r>
        <w:commentReference w:id="2"/>
      </w:r>
      <w:r>
        <w:rPr>
          <w:rFonts w:hint="default" w:ascii="Times New Roman" w:hAnsi="Times New Roman" w:cs="Times New Roman"/>
          <w:color w:val="0000FF"/>
          <w:lang w:val="pt-BR"/>
        </w:rPr>
        <w:t>, 2001)</w:t>
      </w:r>
      <w:r>
        <w:rPr>
          <w:rFonts w:ascii="Times New Roman" w:hAnsi="Times New Roman" w:cs="Times New Roman"/>
          <w:color w:val="0000FF"/>
          <w:lang w:val="en-GB"/>
        </w:rPr>
        <w:t>. The regression trees are used to identify the best sequence for split</w:t>
      </w:r>
      <w:r>
        <w:rPr>
          <w:rFonts w:ascii="Times New Roman" w:hAnsi="Times New Roman" w:cs="Times New Roman"/>
          <w:color w:val="0000FF"/>
          <w:lang w:val="pt-BR"/>
        </w:rPr>
        <w:t>ting</w:t>
      </w:r>
      <w:r>
        <w:rPr>
          <w:rFonts w:ascii="Times New Roman" w:hAnsi="Times New Roman" w:cs="Times New Roman"/>
          <w:color w:val="0000FF"/>
          <w:lang w:val="en-GB"/>
        </w:rPr>
        <w:t xml:space="preserve"> the solution space to estimate the output.</w:t>
      </w:r>
      <w:r>
        <w:rPr>
          <w:rFonts w:ascii="Times New Roman" w:hAnsi="Times New Roman" w:cs="Times New Roman"/>
          <w:color w:val="0000FF"/>
        </w:rPr>
        <w:t xml:space="preserve"> </w:t>
      </w:r>
      <w:r>
        <w:rPr>
          <w:rFonts w:ascii="Times New Roman" w:hAnsi="Times New Roman" w:cs="Times New Roman"/>
          <w:color w:val="0000FF"/>
          <w:lang w:val="en-GB"/>
        </w:rPr>
        <w:t xml:space="preserve">To visualize how environmental </w:t>
      </w:r>
      <w:r>
        <w:rPr>
          <w:rFonts w:ascii="Times New Roman" w:hAnsi="Times New Roman" w:cs="Times New Roman"/>
          <w:color w:val="0000FF"/>
        </w:rPr>
        <w:t>variable</w:t>
      </w:r>
      <w:r>
        <w:rPr>
          <w:rFonts w:ascii="Times New Roman" w:hAnsi="Times New Roman" w:cs="Times New Roman"/>
          <w:color w:val="0000FF"/>
          <w:lang w:val="en-GB"/>
        </w:rPr>
        <w:t>s relate to maximum height</w:t>
      </w:r>
      <w:r>
        <w:rPr>
          <w:rFonts w:ascii="Times New Roman" w:hAnsi="Times New Roman" w:cs="Times New Roman"/>
          <w:color w:val="0000FF"/>
        </w:rPr>
        <w:t xml:space="preserve"> </w:t>
      </w:r>
      <w:r>
        <w:rPr>
          <w:rFonts w:ascii="Times New Roman" w:hAnsi="Times New Roman" w:cs="Times New Roman"/>
          <w:color w:val="0000FF"/>
          <w:lang w:val="en-GB"/>
        </w:rPr>
        <w:t xml:space="preserve">we used </w:t>
      </w:r>
      <w:r>
        <w:rPr>
          <w:rFonts w:ascii="Times New Roman" w:hAnsi="Times New Roman" w:cs="Times New Roman"/>
          <w:color w:val="0000FF"/>
        </w:rPr>
        <w:t>marginal plots</w:t>
      </w:r>
      <w:r>
        <w:rPr>
          <w:rFonts w:ascii="Times New Roman" w:hAnsi="Times New Roman" w:cs="Times New Roman"/>
          <w:color w:val="0000FF"/>
          <w:lang w:val="en-GB"/>
        </w:rPr>
        <w:t>, estimating the maximum height by one variable at a time, keeping other variables constant at an average value</w:t>
      </w:r>
      <w:r>
        <w:rPr>
          <w:rFonts w:ascii="Times New Roman" w:hAnsi="Times New Roman" w:cs="Times New Roman"/>
          <w:color w:val="0000FF"/>
        </w:rPr>
        <w:t>.</w:t>
      </w:r>
      <w:r>
        <w:rPr>
          <w:rFonts w:ascii="Times New Roman" w:hAnsi="Times New Roman" w:cs="Times New Roman"/>
        </w:rPr>
        <w:t xml:space="preserve"> Among the initial 18 environmental variables, two of them (precipitation of driest month and months &lt; 100mm) were excluded due to high correlation (&gt; 0.80) to other independent variables. </w:t>
      </w:r>
      <w:r>
        <w:rPr>
          <w:rFonts w:ascii="Times New Roman" w:hAnsi="Times New Roman" w:cs="Times New Roman"/>
          <w:color w:val="0000FF"/>
        </w:rPr>
        <w:t xml:space="preserve">Using the coordinates of the tallest tree within each </w:t>
      </w:r>
      <w:r>
        <w:rPr>
          <w:rFonts w:ascii="Times New Roman" w:hAnsi="Times New Roman" w:cs="Times New Roman"/>
          <w:color w:val="0000FF"/>
          <w:lang w:val="pt-PT"/>
        </w:rPr>
        <w:t xml:space="preserve">LiDAR </w:t>
      </w:r>
      <w:r>
        <w:rPr>
          <w:rFonts w:ascii="Times New Roman" w:hAnsi="Times New Roman" w:cs="Times New Roman"/>
          <w:color w:val="0000FF"/>
        </w:rPr>
        <w:t xml:space="preserve">transect, we </w:t>
      </w:r>
      <w:r>
        <w:rPr>
          <w:rFonts w:ascii="Times New Roman" w:hAnsi="Times New Roman" w:cs="Times New Roman"/>
          <w:color w:val="0000FF"/>
          <w:lang w:val="en-GB"/>
        </w:rPr>
        <w:t xml:space="preserve">performed a simple </w:t>
      </w:r>
      <w:r>
        <w:rPr>
          <w:rFonts w:ascii="Times New Roman" w:hAnsi="Times New Roman" w:cs="Times New Roman"/>
          <w:color w:val="0000FF"/>
        </w:rPr>
        <w:t>extract</w:t>
      </w:r>
      <w:r>
        <w:rPr>
          <w:rFonts w:ascii="Times New Roman" w:hAnsi="Times New Roman" w:cs="Times New Roman"/>
          <w:color w:val="0000FF"/>
          <w:lang w:val="en-GB"/>
        </w:rPr>
        <w:t>ion of</w:t>
      </w:r>
      <w:r>
        <w:rPr>
          <w:rFonts w:ascii="Times New Roman" w:hAnsi="Times New Roman" w:cs="Times New Roman"/>
          <w:color w:val="0000FF"/>
        </w:rPr>
        <w:t xml:space="preserve"> the values </w:t>
      </w:r>
      <w:r>
        <w:rPr>
          <w:rFonts w:ascii="Times New Roman" w:hAnsi="Times New Roman" w:cs="Times New Roman"/>
          <w:color w:val="0000FF"/>
          <w:lang w:val="pt-BR"/>
        </w:rPr>
        <w:t xml:space="preserve">for all </w:t>
      </w:r>
      <w:r>
        <w:rPr>
          <w:rFonts w:ascii="Times New Roman" w:hAnsi="Times New Roman" w:cs="Times New Roman"/>
          <w:color w:val="0000FF"/>
        </w:rPr>
        <w:t>variable layers.</w:t>
      </w:r>
      <w:r>
        <w:rPr>
          <w:rFonts w:ascii="Times New Roman" w:hAnsi="Times New Roman" w:cs="Times New Roman"/>
        </w:rPr>
        <w:t xml:space="preserve"> Tree height was then modeled against the factors using the random forest algorithm, which recursively computes classification and regression trees (CART) from random subsets, a k-fold (k = 15) cross-validation, using 500 as the number of CART. The number of variables randomly sampled as candidates at each split was set to </w:t>
      </w:r>
      <w:r>
        <w:rPr>
          <w:rFonts w:ascii="Times New Roman" w:hAnsi="Times New Roman" w:cs="Times New Roman"/>
          <w:lang w:val="pt-PT"/>
        </w:rPr>
        <w:t>2</w:t>
      </w:r>
      <w:r>
        <w:rPr>
          <w:rFonts w:ascii="Times New Roman" w:hAnsi="Times New Roman" w:cs="Times New Roman"/>
        </w:rPr>
        <w:t xml:space="preserve">. The adjusted model was evaluated considering the mean absolute error (MAE), root mean squared error (RMSE), and coefficient of determination (R²) of cross-validated predicted versus observed values. </w:t>
      </w:r>
      <w:r>
        <w:rPr>
          <w:rFonts w:ascii="Times New Roman" w:hAnsi="Times New Roman" w:cs="Times New Roman"/>
          <w:color w:val="0000FF"/>
        </w:rPr>
        <w:t xml:space="preserve">To assess the overall relative variable importance we used the mean </w:t>
      </w:r>
      <w:r>
        <w:rPr>
          <w:rFonts w:ascii="Times New Roman" w:hAnsi="Times New Roman" w:cs="Times New Roman"/>
          <w:color w:val="0000FF"/>
          <w:lang w:val="en-GB"/>
        </w:rPr>
        <w:t>in</w:t>
      </w:r>
      <w:r>
        <w:rPr>
          <w:rFonts w:ascii="Times New Roman" w:hAnsi="Times New Roman" w:cs="Times New Roman"/>
          <w:color w:val="0000FF"/>
        </w:rPr>
        <w:t>crease in accuracy</w:t>
      </w:r>
      <w:r>
        <w:rPr>
          <w:rFonts w:ascii="Times New Roman" w:hAnsi="Times New Roman"/>
          <w:color w:val="0000FF"/>
          <w:lang w:val="en-GB"/>
        </w:rPr>
        <w:t xml:space="preserve">. </w:t>
      </w:r>
      <w:r>
        <w:rPr>
          <w:rFonts w:ascii="Times New Roman" w:hAnsi="Times New Roman" w:cs="Times New Roman"/>
        </w:rPr>
        <w:t xml:space="preserve"> The resulting Random Forest model was implemented to map estimated</w:t>
      </w:r>
      <w:r>
        <w:rPr>
          <w:rFonts w:ascii="Times New Roman" w:hAnsi="Times New Roman" w:cs="Times New Roman"/>
          <w:lang w:val="pt-BR"/>
        </w:rPr>
        <w:t xml:space="preserve"> maximum</w:t>
      </w:r>
      <w:r>
        <w:rPr>
          <w:rFonts w:ascii="Times New Roman" w:hAnsi="Times New Roman" w:cs="Times New Roman"/>
        </w:rPr>
        <w:t xml:space="preserve"> tree heights across the Amazon.  </w:t>
      </w:r>
    </w:p>
    <w:p>
      <w:pPr>
        <w:pStyle w:val="3"/>
        <w:spacing w:line="480" w:lineRule="auto"/>
        <w:rPr>
          <w:rFonts w:ascii="Times New Roman" w:hAnsi="Times New Roman" w:cs="Times New Roman"/>
        </w:rPr>
      </w:pPr>
      <w:r>
        <w:rPr>
          <w:rFonts w:ascii="Times New Roman" w:hAnsi="Times New Roman" w:cs="Times New Roman"/>
          <w:color w:val="0000FF"/>
        </w:rPr>
        <w:t xml:space="preserve">Focusing only on the tallest trees - those over 70 m in height – we built an environmental envelope model to assess the conditions which allow them to </w:t>
      </w:r>
      <w:r>
        <w:rPr>
          <w:rFonts w:ascii="Times New Roman" w:hAnsi="Times New Roman" w:cs="Times New Roman"/>
          <w:color w:val="0000FF"/>
          <w:lang w:val="en-GB"/>
        </w:rPr>
        <w:t>occur</w:t>
      </w:r>
      <w:r>
        <w:rPr>
          <w:rFonts w:ascii="Times New Roman" w:hAnsi="Times New Roman" w:cs="Times New Roman"/>
          <w:color w:val="0000FF"/>
        </w:rPr>
        <w:t>.</w:t>
      </w:r>
      <w:r>
        <w:rPr>
          <w:rFonts w:ascii="Times New Roman" w:hAnsi="Times New Roman" w:cs="Times New Roman"/>
        </w:rPr>
        <w:t xml:space="preserve"> We employed the maximum entropy approach (MaxE</w:t>
      </w:r>
      <w:bookmarkStart w:id="9" w:name="_GoBack"/>
      <w:bookmarkEnd w:id="9"/>
      <w:r>
        <w:rPr>
          <w:rFonts w:ascii="Times New Roman" w:hAnsi="Times New Roman" w:cs="Times New Roman"/>
        </w:rPr>
        <w:t xml:space="preserve">nt) commonly applied to modelling species geographic distributions with presence-only data to discriminate suitable versus unsuitable areas for the species (Phillips et al., 2006). </w:t>
      </w:r>
      <w:r>
        <w:rPr>
          <w:rFonts w:ascii="Times New Roman" w:hAnsi="Times New Roman" w:cs="Times New Roman"/>
          <w:color w:val="0000FF"/>
        </w:rPr>
        <w:t>The variable importance</w:t>
      </w:r>
      <w:r>
        <w:rPr>
          <w:rFonts w:hint="default" w:ascii="Times New Roman" w:hAnsi="Times New Roman" w:cs="Times New Roman"/>
          <w:color w:val="0000FF"/>
          <w:lang w:val="pt-BR"/>
        </w:rPr>
        <w:t xml:space="preserve"> </w:t>
      </w:r>
      <w:r>
        <w:rPr>
          <w:rFonts w:ascii="Times New Roman" w:hAnsi="Times New Roman" w:cs="Times New Roman"/>
          <w:color w:val="0000FF"/>
        </w:rPr>
        <w:t xml:space="preserve">of the MaxEnt model </w:t>
      </w:r>
      <w:r>
        <w:rPr>
          <w:rFonts w:hint="default" w:ascii="Times New Roman" w:hAnsi="Times New Roman" w:cs="Times New Roman"/>
          <w:color w:val="0000FF"/>
          <w:lang w:val="pt-BR"/>
        </w:rPr>
        <w:t xml:space="preserve">(measured as increase in accuracy) </w:t>
      </w:r>
      <w:r>
        <w:rPr>
          <w:rFonts w:ascii="Times New Roman" w:hAnsi="Times New Roman" w:cs="Times New Roman"/>
          <w:color w:val="0000FF"/>
        </w:rPr>
        <w:t>was used to indicate the most relevant characteristics associated with extremely tall individuals and the potential locations for new occurrence. </w:t>
      </w:r>
      <w:r>
        <w:rPr>
          <w:rFonts w:ascii="Times New Roman" w:hAnsi="Times New Roman" w:cs="Times New Roman"/>
        </w:rPr>
        <w:t xml:space="preserve">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implemented using the environmental variables to deliver a map of probability of occurrence for trees taller than </w:t>
      </w:r>
      <w:r>
        <w:rPr>
          <w:rFonts w:ascii="Times New Roman" w:hAnsi="Times New Roman" w:cs="Times New Roman"/>
          <w:lang w:val="en-GB"/>
        </w:rPr>
        <w:t>7</w:t>
      </w:r>
      <w:r>
        <w:rPr>
          <w:rFonts w:ascii="Times New Roman" w:hAnsi="Times New Roman" w:cs="Times New Roman"/>
          <w:lang w:val="pt-PT"/>
        </w:rPr>
        <w:t>0</w:t>
      </w:r>
      <w:r>
        <w:rPr>
          <w:rFonts w:ascii="Times New Roman" w:hAnsi="Times New Roman" w:cs="Times New Roman"/>
          <w:lang w:val="en-GB"/>
        </w:rPr>
        <w:t xml:space="preserve"> </w:t>
      </w:r>
      <w:r>
        <w:rPr>
          <w:rFonts w:ascii="Times New Roman" w:hAnsi="Times New Roman" w:cs="Times New Roman"/>
        </w:rPr>
        <w:t>m across the Amazon.</w:t>
      </w:r>
    </w:p>
    <w:p>
      <w:pPr>
        <w:pStyle w:val="2"/>
        <w:spacing w:line="480" w:lineRule="auto"/>
        <w:rPr>
          <w:rFonts w:ascii="Times New Roman" w:hAnsi="Times New Roman" w:cs="Times New Roman"/>
          <w:color w:val="auto"/>
          <w:sz w:val="24"/>
          <w:szCs w:val="24"/>
        </w:rPr>
      </w:pPr>
      <w:bookmarkStart w:id="4" w:name="results"/>
      <w:bookmarkEnd w:id="4"/>
      <w:r>
        <w:rPr>
          <w:rFonts w:ascii="Times New Roman" w:hAnsi="Times New Roman" w:cs="Times New Roman"/>
          <w:color w:val="auto"/>
          <w:sz w:val="24"/>
          <w:szCs w:val="24"/>
        </w:rPr>
        <w:t>Results</w:t>
      </w:r>
    </w:p>
    <w:p>
      <w:pPr>
        <w:pStyle w:val="3"/>
        <w:spacing w:line="480" w:lineRule="auto"/>
        <w:rPr>
          <w:rFonts w:ascii="Times New Roman" w:hAnsi="Times New Roman" w:cs="Times New Roman"/>
          <w:lang w:val="en-GB"/>
        </w:rPr>
      </w:pPr>
      <w:r>
        <w:rPr>
          <w:rFonts w:ascii="Times New Roman" w:hAnsi="Times New Roman" w:cs="Times New Roman"/>
          <w:iCs/>
          <w:color w:val="0000FF"/>
        </w:rPr>
        <w:t>Trees exceed</w:t>
      </w:r>
      <w:r>
        <w:rPr>
          <w:rFonts w:ascii="Times New Roman" w:hAnsi="Times New Roman" w:cs="Times New Roman"/>
          <w:iCs/>
          <w:color w:val="0000FF"/>
          <w:lang w:val="en-GB"/>
        </w:rPr>
        <w:t>ing</w:t>
      </w:r>
      <w:r>
        <w:rPr>
          <w:rFonts w:ascii="Times New Roman" w:hAnsi="Times New Roman" w:cs="Times New Roman"/>
          <w:iCs/>
          <w:color w:val="0000FF"/>
        </w:rPr>
        <w:t xml:space="preserve"> 50 m </w:t>
      </w:r>
      <w:r>
        <w:rPr>
          <w:rFonts w:ascii="Times New Roman" w:hAnsi="Times New Roman" w:cs="Times New Roman"/>
          <w:iCs/>
          <w:color w:val="0000FF"/>
          <w:lang w:val="en-GB"/>
        </w:rPr>
        <w:t xml:space="preserve">were registered in 540 transects, widely distributed </w:t>
      </w:r>
      <w:r>
        <w:rPr>
          <w:rFonts w:ascii="Times New Roman" w:hAnsi="Times New Roman" w:cs="Times New Roman"/>
          <w:iCs/>
          <w:color w:val="0000FF"/>
        </w:rPr>
        <w:t>across many parts of the Brazilian Amazon</w:t>
      </w:r>
      <w:r>
        <w:rPr>
          <w:rFonts w:ascii="Times New Roman" w:hAnsi="Times New Roman" w:cs="Times New Roman"/>
          <w:iCs/>
          <w:color w:val="0000FF"/>
          <w:lang w:val="en-GB"/>
        </w:rPr>
        <w:t xml:space="preserve">. Within those transects, only 23 had trees above 70 m and only 6 registered trees above </w:t>
      </w:r>
      <w:r>
        <w:rPr>
          <w:rFonts w:ascii="Times New Roman" w:hAnsi="Times New Roman" w:cs="Times New Roman"/>
          <w:iCs/>
          <w:color w:val="0000FF"/>
        </w:rPr>
        <w:t>80 m</w:t>
      </w:r>
      <w:r>
        <w:rPr>
          <w:rFonts w:ascii="Times New Roman" w:hAnsi="Times New Roman" w:cs="Times New Roman"/>
          <w:iCs/>
          <w:color w:val="0000FF"/>
          <w:lang w:val="en-GB"/>
        </w:rPr>
        <w:t xml:space="preserve">. </w:t>
      </w:r>
      <w:r>
        <w:rPr>
          <w:rFonts w:ascii="Times New Roman" w:hAnsi="Times New Roman" w:cs="Times New Roman"/>
          <w:iCs/>
          <w:color w:val="0000FF"/>
        </w:rPr>
        <w:t xml:space="preserve"> </w:t>
      </w:r>
      <w:r>
        <w:rPr>
          <w:color w:val="0000FF"/>
          <w:lang w:val="en-GB"/>
        </w:rPr>
        <w:t>The height distribution of the tallest individual trees selected for further analysis is presented in Fig. 1.</w:t>
      </w:r>
      <w:r>
        <w:rPr>
          <w:rStyle w:val="21"/>
          <w:rFonts w:hint="default"/>
          <w:color w:val="0000FF"/>
          <w:lang w:val="pt-BR"/>
        </w:rPr>
        <w:t xml:space="preserve"> </w:t>
      </w:r>
      <w:r>
        <w:rPr>
          <w:rFonts w:ascii="Times New Roman" w:hAnsi="Times New Roman" w:cs="Times New Roman"/>
          <w:iCs/>
          <w:color w:val="0000FF"/>
        </w:rPr>
        <w:t>The distribution of th</w:t>
      </w:r>
      <w:r>
        <w:rPr>
          <w:rFonts w:ascii="Times New Roman" w:hAnsi="Times New Roman" w:cs="Times New Roman"/>
          <w:iCs/>
          <w:color w:val="0000FF"/>
          <w:lang w:val="pt-PT"/>
        </w:rPr>
        <w:t>e</w:t>
      </w:r>
      <w:r>
        <w:rPr>
          <w:rFonts w:ascii="Times New Roman" w:hAnsi="Times New Roman" w:cs="Times New Roman"/>
          <w:iCs/>
          <w:color w:val="0000FF"/>
        </w:rPr>
        <w:t>se tall trees is concentrated in the eastern Amazon in the Roraima and Guianan Lowlands biogeographic regions (Fig 2).</w:t>
      </w:r>
    </w:p>
    <w:p>
      <w:pPr>
        <w:pStyle w:val="3"/>
        <w:rPr>
          <w:rFonts w:ascii="Times New Roman" w:hAnsi="Times New Roman" w:cs="Times New Roman"/>
        </w:rPr>
      </w:pPr>
    </w:p>
    <w:p>
      <w:pPr>
        <w:pStyle w:val="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219450" cy="2477135"/>
            <wp:effectExtent l="0" t="0" r="0" b="18415"/>
            <wp:docPr id="4"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29"/>
        <w:spacing w:line="480" w:lineRule="auto"/>
        <w:rPr>
          <w:rFonts w:ascii="Times New Roman" w:hAnsi="Times New Roman" w:cs="Times New Roman"/>
          <w:i/>
          <w:color w:val="0000FF"/>
          <w:lang w:val="en-GB"/>
        </w:rPr>
      </w:pPr>
      <w:r>
        <w:rPr>
          <w:rFonts w:ascii="Times New Roman" w:hAnsi="Times New Roman" w:cs="Times New Roman"/>
          <w:i/>
          <w:color w:val="0000FF"/>
          <w:lang w:val="en-GB"/>
        </w:rPr>
        <w:t>Figure 1. Maximum tree height distribution of the 906 trees extracted from the 906 airborne lidar transects distributed across the Brazilian Amazon.</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2" name="Imagem 2" descr="Figure 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Figure 2.</w:t>
      </w:r>
      <w:r>
        <w:rPr>
          <w:rFonts w:ascii="Times New Roman" w:hAnsi="Times New Roman" w:cs="Times New Roman"/>
          <w:color w:val="0000FF"/>
          <w:lang w:val="en-GB"/>
        </w:rPr>
        <w:t xml:space="preserve"> </w:t>
      </w:r>
      <w:r>
        <w:rPr>
          <w:rFonts w:ascii="Times New Roman" w:hAnsi="Times New Roman" w:cs="Times New Roman"/>
          <w:color w:val="0000FF"/>
        </w:rPr>
        <w:t xml:space="preserve">Maps of the Brazilian Amazon showing the location of </w:t>
      </w:r>
      <w:r>
        <w:rPr>
          <w:rFonts w:ascii="Times New Roman" w:hAnsi="Times New Roman" w:cs="Times New Roman"/>
          <w:color w:val="0000FF"/>
          <w:lang w:val="en-GB"/>
        </w:rPr>
        <w:t xml:space="preserve">transects considering height thresholds: </w:t>
      </w:r>
      <w:r>
        <w:rPr>
          <w:rFonts w:ascii="Times New Roman" w:hAnsi="Times New Roman" w:cs="Times New Roman"/>
          <w:color w:val="0000FF"/>
        </w:rPr>
        <w:t xml:space="preserve">50 m, 60 m, 70 m, and 80 m in height. Black circles indicate </w:t>
      </w:r>
      <w:r>
        <w:rPr>
          <w:rFonts w:ascii="Times New Roman" w:hAnsi="Times New Roman" w:cs="Times New Roman"/>
          <w:color w:val="0000FF"/>
          <w:lang w:val="en-GB"/>
        </w:rPr>
        <w:t>transects with trees taller than the threshold, white circles indicate remaining transects</w:t>
      </w:r>
      <w:r>
        <w:rPr>
          <w:rFonts w:ascii="Times New Roman" w:hAnsi="Times New Roman" w:cs="Times New Roman"/>
          <w:color w:val="0000FF"/>
        </w:rPr>
        <w:t>.</w:t>
      </w:r>
      <w:r>
        <w:rPr>
          <w:rFonts w:ascii="Times New Roman" w:hAnsi="Times New Roman" w:cs="Times New Roman"/>
        </w:rPr>
        <w:t xml:space="preserve"> </w:t>
      </w:r>
    </w:p>
    <w:p>
      <w:pPr>
        <w:pStyle w:val="36"/>
        <w:spacing w:line="480" w:lineRule="auto"/>
        <w:rPr>
          <w:rFonts w:ascii="Times New Roman" w:hAnsi="Times New Roman" w:cs="Times New Roman"/>
        </w:rPr>
      </w:pPr>
    </w:p>
    <w:p>
      <w:pPr>
        <w:pStyle w:val="36"/>
        <w:spacing w:line="480" w:lineRule="auto"/>
        <w:rPr>
          <w:rFonts w:ascii="Times New Roman" w:hAnsi="Times New Roman" w:cs="Times New Roman"/>
          <w:i w:val="0"/>
          <w:iCs/>
          <w:color w:val="0000FF"/>
        </w:rPr>
      </w:pPr>
      <w:r>
        <w:rPr>
          <w:rFonts w:ascii="Times New Roman" w:hAnsi="Times New Roman"/>
          <w:i w:val="0"/>
          <w:iCs/>
          <w:color w:val="0000FF"/>
          <w:lang w:val="en-US"/>
        </w:rPr>
        <w:t>The variables with the most explanatory power (based on increase in accuracy) in the Random Forests model were (1</w:t>
      </w:r>
      <w:r>
        <w:rPr>
          <w:rFonts w:ascii="Times New Roman" w:hAnsi="Times New Roman"/>
          <w:i w:val="0"/>
          <w:iCs/>
          <w:color w:val="0000FF"/>
          <w:vertAlign w:val="superscript"/>
          <w:lang w:val="en-US"/>
        </w:rPr>
        <w:t>st</w:t>
      </w:r>
      <w:r>
        <w:rPr>
          <w:rFonts w:ascii="Times New Roman" w:hAnsi="Times New Roman"/>
          <w:i w:val="0"/>
          <w:iCs/>
          <w:color w:val="0000FF"/>
          <w:lang w:val="en-US"/>
        </w:rPr>
        <w:t xml:space="preserve">) </w:t>
      </w:r>
      <w:r>
        <w:rPr>
          <w:rFonts w:ascii="Times New Roman" w:hAnsi="Times New Roman" w:cs="Times New Roman"/>
          <w:i w:val="0"/>
          <w:iCs/>
          <w:color w:val="0000FF"/>
          <w:lang w:val="en-US"/>
        </w:rPr>
        <w:t>t</w:t>
      </w:r>
      <w:r>
        <w:rPr>
          <w:rFonts w:ascii="Times New Roman" w:hAnsi="Times New Roman" w:cs="Times New Roman"/>
          <w:i w:val="0"/>
          <w:iCs/>
          <w:color w:val="0000FF"/>
        </w:rPr>
        <w:t xml:space="preserve">he number of clear days, </w:t>
      </w:r>
      <w:r>
        <w:rPr>
          <w:rFonts w:ascii="Times New Roman" w:hAnsi="Times New Roman" w:cs="Times New Roman"/>
          <w:i w:val="0"/>
          <w:iCs/>
          <w:color w:val="0000FF"/>
          <w:lang w:val="en-US"/>
        </w:rPr>
        <w:t>followed by (2</w:t>
      </w:r>
      <w:r>
        <w:rPr>
          <w:rFonts w:ascii="Times New Roman" w:hAnsi="Times New Roman" w:cs="Times New Roman"/>
          <w:i w:val="0"/>
          <w:iCs/>
          <w:color w:val="0000FF"/>
          <w:vertAlign w:val="superscript"/>
          <w:lang w:val="en-US"/>
        </w:rPr>
        <w:t>nd</w:t>
      </w:r>
      <w:r>
        <w:rPr>
          <w:rFonts w:ascii="Times New Roman" w:hAnsi="Times New Roman" w:cs="Times New Roman"/>
          <w:i w:val="0"/>
          <w:iCs/>
          <w:color w:val="0000FF"/>
          <w:lang w:val="en-US"/>
        </w:rPr>
        <w:t xml:space="preserve">) </w:t>
      </w:r>
      <w:r>
        <w:rPr>
          <w:rFonts w:ascii="Times New Roman" w:hAnsi="Times New Roman" w:cs="Times New Roman"/>
          <w:i w:val="0"/>
          <w:iCs/>
          <w:color w:val="0000FF"/>
        </w:rPr>
        <w:t>clay content in the soil</w:t>
      </w:r>
      <w:r>
        <w:rPr>
          <w:rFonts w:ascii="Times New Roman" w:hAnsi="Times New Roman" w:cs="Times New Roman"/>
          <w:i w:val="0"/>
          <w:iCs/>
          <w:color w:val="0000FF"/>
          <w:lang w:val="en-US"/>
        </w:rPr>
        <w:t xml:space="preserve"> and</w:t>
      </w:r>
      <w:r>
        <w:rPr>
          <w:rFonts w:ascii="Times New Roman" w:hAnsi="Times New Roman" w:cs="Times New Roman"/>
          <w:i w:val="0"/>
          <w:iCs/>
          <w:color w:val="0000FF"/>
        </w:rPr>
        <w:t xml:space="preserve"> </w:t>
      </w:r>
      <w:r>
        <w:rPr>
          <w:rFonts w:ascii="Times New Roman" w:hAnsi="Times New Roman" w:cs="Times New Roman"/>
          <w:i w:val="0"/>
          <w:iCs/>
          <w:color w:val="0000FF"/>
          <w:lang w:val="en-US"/>
        </w:rPr>
        <w:t>(3</w:t>
      </w:r>
      <w:r>
        <w:rPr>
          <w:rFonts w:ascii="Times New Roman" w:hAnsi="Times New Roman" w:cs="Times New Roman"/>
          <w:i w:val="0"/>
          <w:iCs/>
          <w:color w:val="0000FF"/>
          <w:vertAlign w:val="superscript"/>
          <w:lang w:val="en-US"/>
        </w:rPr>
        <w:t>rd</w:t>
      </w:r>
      <w:r>
        <w:rPr>
          <w:rFonts w:ascii="Times New Roman" w:hAnsi="Times New Roman" w:cs="Times New Roman"/>
          <w:i w:val="0"/>
          <w:iCs/>
          <w:color w:val="0000FF"/>
          <w:lang w:val="en-US"/>
        </w:rPr>
        <w:t xml:space="preserve">) </w:t>
      </w:r>
      <w:r>
        <w:rPr>
          <w:rFonts w:ascii="Times New Roman" w:hAnsi="Times New Roman" w:cs="Times New Roman"/>
          <w:i w:val="0"/>
          <w:iCs/>
          <w:color w:val="0000FF"/>
        </w:rPr>
        <w:t>elevation</w:t>
      </w:r>
      <w:r>
        <w:rPr>
          <w:rFonts w:ascii="Times New Roman" w:hAnsi="Times New Roman" w:cs="Times New Roman"/>
          <w:i w:val="0"/>
          <w:iCs/>
          <w:color w:val="0000FF"/>
          <w:lang w:val="en-US"/>
        </w:rPr>
        <w:t>. The difference between the 4</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 xml:space="preserve"> and the 15</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 xml:space="preserve"> positions of the importance rank was less than 6 units, ranging from 22.4 to 15.6. The variable </w:t>
      </w:r>
      <w:r>
        <w:rPr>
          <w:rFonts w:ascii="Times New Roman" w:hAnsi="Times New Roman" w:cs="Times New Roman"/>
          <w:i w:val="0"/>
          <w:iCs/>
          <w:color w:val="0000FF"/>
        </w:rPr>
        <w:t>soil water content</w:t>
      </w:r>
      <w:r>
        <w:rPr>
          <w:rFonts w:ascii="Times New Roman" w:hAnsi="Times New Roman" w:cs="Times New Roman"/>
          <w:i w:val="0"/>
          <w:iCs/>
          <w:color w:val="0000FF"/>
          <w:lang w:val="en-US"/>
        </w:rPr>
        <w:t xml:space="preserve"> (16</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w:t>
      </w:r>
      <w:r>
        <w:rPr>
          <w:rFonts w:ascii="Times New Roman" w:hAnsi="Times New Roman" w:cs="Times New Roman"/>
          <w:i w:val="0"/>
          <w:iCs/>
          <w:color w:val="0000FF"/>
        </w:rPr>
        <w:t xml:space="preserve"> </w:t>
      </w:r>
      <w:r>
        <w:rPr>
          <w:rFonts w:ascii="Times New Roman" w:hAnsi="Times New Roman" w:cs="Times New Roman"/>
          <w:i w:val="0"/>
          <w:iCs/>
          <w:color w:val="0000FF"/>
          <w:lang w:val="en-US"/>
        </w:rPr>
        <w:t xml:space="preserve">was the </w:t>
      </w:r>
      <w:r>
        <w:rPr>
          <w:rFonts w:ascii="Times New Roman" w:hAnsi="Times New Roman" w:cs="Times New Roman"/>
          <w:i w:val="0"/>
          <w:iCs/>
          <w:color w:val="0000FF"/>
        </w:rPr>
        <w:t>weak</w:t>
      </w:r>
      <w:r>
        <w:rPr>
          <w:rFonts w:ascii="Times New Roman" w:hAnsi="Times New Roman" w:cs="Times New Roman"/>
          <w:i w:val="0"/>
          <w:iCs/>
          <w:color w:val="0000FF"/>
          <w:lang w:val="en-US"/>
        </w:rPr>
        <w:t>est</w:t>
      </w:r>
      <w:r>
        <w:rPr>
          <w:rFonts w:ascii="Times New Roman" w:hAnsi="Times New Roman" w:cs="Times New Roman"/>
          <w:i w:val="0"/>
          <w:iCs/>
          <w:color w:val="0000FF"/>
        </w:rPr>
        <w:t xml:space="preserve"> predictor</w:t>
      </w:r>
      <w:r>
        <w:rPr>
          <w:rFonts w:ascii="Times New Roman" w:hAnsi="Times New Roman" w:cs="Times New Roman"/>
          <w:i w:val="0"/>
          <w:iCs/>
          <w:color w:val="0000FF"/>
          <w:lang w:val="en-US"/>
        </w:rPr>
        <w:t xml:space="preserve"> (Table 1). </w:t>
      </w:r>
      <w:r>
        <w:rPr>
          <w:rFonts w:ascii="Times New Roman" w:hAnsi="Times New Roman" w:cs="Times New Roman"/>
          <w:i w:val="0"/>
          <w:iCs/>
          <w:color w:val="0000FF"/>
        </w:rPr>
        <w:t>Predictor v</w:t>
      </w:r>
      <w:r>
        <w:rPr>
          <w:rFonts w:ascii="Times New Roman" w:hAnsi="Times New Roman" w:cs="Times New Roman"/>
          <w:i w:val="0"/>
          <w:iCs/>
          <w:color w:val="0000FF"/>
          <w:lang w:val="en-US"/>
        </w:rPr>
        <w:t xml:space="preserve">ariable importance could also be measured by </w:t>
      </w:r>
      <w:r>
        <w:rPr>
          <w:rFonts w:ascii="Times New Roman" w:hAnsi="Times New Roman" w:cs="Times New Roman"/>
          <w:i w:val="0"/>
          <w:iCs/>
          <w:color w:val="0000FF"/>
        </w:rPr>
        <w:t xml:space="preserve">an </w:t>
      </w:r>
      <w:r>
        <w:rPr>
          <w:rFonts w:ascii="Times New Roman" w:hAnsi="Times New Roman" w:cs="Times New Roman"/>
          <w:i w:val="0"/>
          <w:iCs/>
          <w:color w:val="0000FF"/>
          <w:lang w:val="en-US"/>
        </w:rPr>
        <w:t>alternative</w:t>
      </w:r>
      <w:r>
        <w:rPr>
          <w:rFonts w:ascii="Times New Roman" w:hAnsi="Times New Roman" w:cs="Times New Roman"/>
          <w:i w:val="0"/>
          <w:iCs/>
          <w:color w:val="0000FF"/>
          <w:lang w:val="pt-BR"/>
        </w:rPr>
        <w:t xml:space="preserve"> metric node purity that generally correlated with the increase in accuracy </w:t>
      </w:r>
      <w:r>
        <w:rPr>
          <w:rFonts w:ascii="Times New Roman" w:hAnsi="Times New Roman" w:cs="Times New Roman"/>
          <w:i w:val="0"/>
          <w:iCs/>
          <w:color w:val="0000FF"/>
        </w:rPr>
        <w:t>(</w:t>
      </w:r>
      <w:r>
        <w:rPr>
          <w:rFonts w:ascii="Times New Roman" w:hAnsi="Times New Roman" w:cs="Times New Roman"/>
          <w:i w:val="0"/>
          <w:iCs/>
          <w:color w:val="0000FF"/>
          <w:lang w:val="en-GB"/>
        </w:rPr>
        <w:t>Supplementary Figure 2</w:t>
      </w:r>
      <w:r>
        <w:rPr>
          <w:rFonts w:ascii="Times New Roman" w:hAnsi="Times New Roman" w:cs="Times New Roman"/>
          <w:i w:val="0"/>
          <w:iCs/>
          <w:color w:val="0000FF"/>
        </w:rPr>
        <w:t>).</w:t>
      </w:r>
      <w:r>
        <w:rPr>
          <w:rFonts w:ascii="Times New Roman" w:hAnsi="Times New Roman" w:cs="Times New Roman"/>
          <w:i w:val="0"/>
          <w:iCs/>
          <w:color w:val="0000FF"/>
          <w:lang w:val="en-GB"/>
        </w:rPr>
        <w:t xml:space="preserve"> </w:t>
      </w:r>
    </w:p>
    <w:p>
      <w:pPr>
        <w:pStyle w:val="36"/>
        <w:spacing w:line="480" w:lineRule="auto"/>
        <w:rPr>
          <w:rFonts w:ascii="Times New Roman" w:hAnsi="Times New Roman" w:cs="Times New Roman"/>
          <w:i w:val="0"/>
          <w:iCs/>
          <w:color w:val="0000FF"/>
        </w:rPr>
      </w:pPr>
    </w:p>
    <w:p>
      <w:pPr>
        <w:pStyle w:val="36"/>
        <w:spacing w:line="480" w:lineRule="auto"/>
        <w:rPr>
          <w:rFonts w:ascii="Times New Roman" w:hAnsi="Times New Roman" w:cs="Times New Roman"/>
        </w:rPr>
      </w:pPr>
      <w:r>
        <w:rPr>
          <w:rFonts w:ascii="Times New Roman" w:hAnsi="Times New Roman" w:cs="Times New Roman"/>
          <w:lang w:val="en-GB"/>
        </w:rPr>
        <w:t xml:space="preserve">Table 1. </w:t>
      </w:r>
      <w:r>
        <w:rPr>
          <w:rFonts w:ascii="Times New Roman" w:hAnsi="Times New Roman" w:cs="Times New Roman"/>
        </w:rPr>
        <w:t xml:space="preserve">Variables used to estimate maximum height distribution and evaluate its distribution, ranked by variable importance results in the Random Forest model </w:t>
      </w:r>
    </w:p>
    <w:tbl>
      <w:tblPr>
        <w:tblStyle w:val="27"/>
        <w:tblW w:w="4997" w:type="pct"/>
        <w:tblInd w:w="0" w:type="dxa"/>
        <w:tblLayout w:type="autofit"/>
        <w:tblCellMar>
          <w:top w:w="0" w:type="dxa"/>
          <w:left w:w="108" w:type="dxa"/>
          <w:bottom w:w="0" w:type="dxa"/>
          <w:right w:w="108" w:type="dxa"/>
        </w:tblCellMar>
      </w:tblPr>
      <w:tblGrid>
        <w:gridCol w:w="1349"/>
        <w:gridCol w:w="1582"/>
        <w:gridCol w:w="1199"/>
        <w:gridCol w:w="785"/>
        <w:gridCol w:w="1395"/>
        <w:gridCol w:w="1057"/>
        <w:gridCol w:w="1101"/>
        <w:gridCol w:w="1102"/>
      </w:tblGrid>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Definition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Related to</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Unit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Source</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Spatial resolution (Time interval)</w:t>
            </w:r>
          </w:p>
        </w:tc>
        <w:tc>
          <w:tcPr>
            <w:tcW w:w="575" w:type="pct"/>
          </w:tcPr>
          <w:p>
            <w:pPr>
              <w:pStyle w:val="30"/>
              <w:spacing w:line="480" w:lineRule="auto"/>
              <w:jc w:val="center"/>
              <w:rPr>
                <w:rFonts w:ascii="Times New Roman" w:hAnsi="Times New Roman" w:cs="Times New Roman"/>
                <w:color w:val="0000FF"/>
                <w:sz w:val="16"/>
                <w:szCs w:val="16"/>
                <w:lang w:val="en-GB"/>
              </w:rPr>
            </w:pPr>
            <w:r>
              <w:rPr>
                <w:rFonts w:ascii="Times New Roman" w:hAnsi="Times New Roman" w:cs="Times New Roman"/>
                <w:color w:val="0000FF"/>
                <w:sz w:val="16"/>
                <w:szCs w:val="16"/>
                <w:lang w:val="en-GB"/>
              </w:rPr>
              <w:t>Expected influence in max. height</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Importance</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number of clear days per year</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MODIS</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500 meters</w:t>
            </w:r>
          </w:p>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(2014 - 2018)</w:t>
            </w:r>
          </w:p>
        </w:tc>
        <w:tc>
          <w:tcPr>
            <w:tcW w:w="575" w:type="pct"/>
          </w:tcPr>
          <w:p>
            <w:pPr>
              <w:pStyle w:val="30"/>
              <w:spacing w:line="480" w:lineRule="auto"/>
              <w:jc w:val="center"/>
              <w:rPr>
                <w:rFonts w:ascii="Times New Roman" w:hAnsi="Times New Roman" w:cs="Times New Roman"/>
                <w:color w:val="0000FF"/>
                <w:sz w:val="16"/>
                <w:szCs w:val="16"/>
                <w:lang w:val="pt-PT"/>
              </w:rPr>
            </w:pPr>
            <w:r>
              <w:rPr>
                <w:rFonts w:ascii="Times New Roman" w:hAnsi="Times New Roman" w:cs="Times New Roman"/>
                <w:color w:val="0000FF"/>
                <w:sz w:val="16"/>
                <w:szCs w:val="16"/>
                <w:lang w:val="pt-PT"/>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clay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elevation above sea level</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distance to water - flooding zones - soil</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SRTM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30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average annual precipitation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zonal speed (W-E)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potential evapotranspiration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TerraClimate</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2.5 arc minutes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(1990 - 2016)</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absorbed photosynthetically active radiation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NOAA AVHRR</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(2016 - 2018)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wettest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maximum temperatura</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meridional speed (N-S)</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lightining rate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flashes rate</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LIS TRMM</w:t>
            </w:r>
          </w:p>
        </w:tc>
        <w:tc>
          <w:tcPr>
            <w:tcW w:w="552" w:type="pct"/>
          </w:tcPr>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rPr>
              <w:t>0.1</w:t>
            </w:r>
            <w:r>
              <w:rPr>
                <w:rFonts w:ascii="Times New Roman" w:hAnsi="Times New Roman"/>
                <w:color w:val="0000FF"/>
                <w:sz w:val="16"/>
                <w:szCs w:val="16"/>
                <w:lang w:val="pt-BR"/>
              </w:rPr>
              <w:t xml:space="preserve">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(1998 - 2018)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 with precipitasion higher then 20 mm</w:t>
            </w:r>
          </w:p>
        </w:tc>
        <w:tc>
          <w:tcPr>
            <w:tcW w:w="626"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storms - convective winds</w:t>
            </w:r>
            <w:r>
              <w:rPr>
                <w:rFonts w:ascii="Times New Roman" w:hAnsi="Times New Roman" w:cs="Times New Roman"/>
                <w:sz w:val="16"/>
                <w:szCs w:val="16"/>
                <w:lang w:val="pt-BR"/>
              </w:rPr>
              <w:t xml:space="preserve"> - precipitation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daily average annual temperature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water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month100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 with precipitation below 100 mm</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pdriest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driest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bl>
    <w:p>
      <w:pPr>
        <w:pStyle w:val="3"/>
        <w:spacing w:line="480" w:lineRule="auto"/>
        <w:rPr>
          <w:rFonts w:ascii="Times New Roman" w:hAnsi="Times New Roman" w:cs="Times New Roman"/>
        </w:rPr>
      </w:pPr>
    </w:p>
    <w:p>
      <w:pPr>
        <w:pStyle w:val="3"/>
        <w:spacing w:line="480" w:lineRule="auto"/>
        <w:rPr>
          <w:rFonts w:ascii="Times New Roman" w:hAnsi="Times New Roman" w:cs="Times New Roman"/>
        </w:rPr>
      </w:pPr>
      <w:r>
        <w:rPr>
          <w:rFonts w:ascii="Times New Roman" w:hAnsi="Times New Roman" w:cs="Times New Roman"/>
        </w:rPr>
        <w:t>The Random Forest model obtained MAE = 3.62 m, RMSE  = 4.92 m, and R² = 0.735</w:t>
      </w:r>
      <w:r>
        <w:rPr>
          <w:rFonts w:ascii="Times New Roman" w:hAnsi="Times New Roman" w:cs="Times New Roman"/>
          <w:lang w:val="en-GB"/>
        </w:rPr>
        <w:t xml:space="preserve"> </w:t>
      </w:r>
      <w:r>
        <w:rPr>
          <w:rFonts w:ascii="Times New Roman" w:hAnsi="Times New Roman" w:cs="Times New Roman"/>
          <w:color w:val="0000FF"/>
          <w:lang w:val="en-GB"/>
        </w:rPr>
        <w:t xml:space="preserve">(observed versus predicted height plot is available in </w:t>
      </w:r>
      <w:r>
        <w:rPr>
          <w:rFonts w:ascii="Times New Roman" w:hAnsi="Times New Roman" w:cs="Times New Roman"/>
          <w:iCs/>
          <w:color w:val="0000FF"/>
          <w:lang w:val="en-GB"/>
        </w:rPr>
        <w:t>Supplementary Figure 3)</w:t>
      </w:r>
      <w:r>
        <w:rPr>
          <w:rFonts w:ascii="Times New Roman" w:hAnsi="Times New Roman" w:cs="Times New Roman"/>
          <w:color w:val="0000FF"/>
        </w:rPr>
        <w:t>.  Mapped across the Brazilian Amazon the model predicted</w:t>
      </w:r>
      <w:r>
        <w:rPr>
          <w:rFonts w:ascii="Times New Roman" w:hAnsi="Times New Roman" w:cs="Times New Roman"/>
          <w:color w:val="0000FF"/>
          <w:lang w:val="en-GB"/>
        </w:rPr>
        <w:t xml:space="preserve"> </w:t>
      </w:r>
      <w:r>
        <w:rPr>
          <w:rFonts w:ascii="Times New Roman" w:hAnsi="Times New Roman" w:cs="Times New Roman"/>
          <w:color w:val="0000FF"/>
        </w:rPr>
        <w:t xml:space="preserve">maximum tree height </w:t>
      </w:r>
      <w:r>
        <w:rPr>
          <w:rFonts w:ascii="Times New Roman" w:hAnsi="Times New Roman" w:cs="Times New Roman"/>
          <w:iCs/>
          <w:color w:val="0000FF"/>
          <w:lang w:val="en-GB"/>
        </w:rPr>
        <w:t xml:space="preserve">above 70 meters in 56,747 km² (1.03% of the area). Those regions are concentrated in the Eastern Amazon, with trees achieving the greatest heights in the Northeastern part of Roraima biogeographic region </w:t>
      </w:r>
      <w:r>
        <w:rPr>
          <w:rFonts w:ascii="Times New Roman" w:hAnsi="Times New Roman" w:cs="Times New Roman"/>
          <w:lang w:val="en-GB"/>
        </w:rPr>
        <w:t>(Fig. 3)</w:t>
      </w:r>
      <w:r>
        <w:rPr>
          <w:rFonts w:ascii="Times New Roman" w:hAnsi="Times New Roman" w:cs="Times New Roman"/>
          <w:iCs/>
          <w:color w:val="0000FF"/>
          <w:lang w:val="en-GB"/>
        </w:rPr>
        <w:t>. </w:t>
      </w:r>
      <w:r>
        <w:rPr>
          <w:rFonts w:ascii="Times New Roman" w:hAnsi="Times New Roman" w:cs="Times New Roman"/>
        </w:rPr>
        <w:t xml:space="preserve"> </w:t>
      </w:r>
    </w:p>
    <w:p>
      <w:pPr>
        <w:pStyle w:val="3"/>
        <w:spacing w:line="480" w:lineRule="auto"/>
        <w:rPr>
          <w:rFonts w:ascii="Times New Roman" w:hAnsi="Times New Roman" w:cs="Times New Roman"/>
          <w:color w:val="0000FF"/>
          <w:lang w:val="en-US"/>
        </w:rPr>
      </w:pPr>
      <w:r>
        <w:rPr>
          <w:rFonts w:ascii="Times New Roman" w:hAnsi="Times New Roman" w:cs="Times New Roman"/>
          <w:color w:val="0000FF"/>
          <w:lang w:val="en-US"/>
        </w:rPr>
        <w:t>The LiDAR sampling design included old-growth, degraded and second-growth forests</w:t>
      </w:r>
      <w:r>
        <w:rPr>
          <w:rFonts w:ascii="Times New Roman" w:hAnsi="Times New Roman" w:cs="Times New Roman"/>
          <w:color w:val="0000FF"/>
        </w:rPr>
        <w:t xml:space="preserve"> often mixed in the same transect</w:t>
      </w:r>
      <w:r>
        <w:rPr>
          <w:rFonts w:ascii="Times New Roman" w:hAnsi="Times New Roman" w:cs="Times New Roman"/>
          <w:color w:val="0000FF"/>
          <w:lang w:val="en-US"/>
        </w:rPr>
        <w:t xml:space="preserve">. Given the difficulties to accurately detect the boundaries between forest, we </w:t>
      </w:r>
      <w:r>
        <w:rPr>
          <w:rFonts w:ascii="Times New Roman" w:hAnsi="Times New Roman" w:cs="Times New Roman"/>
          <w:color w:val="0000FF"/>
        </w:rPr>
        <w:t>modeled all transects including</w:t>
      </w:r>
      <w:r>
        <w:rPr>
          <w:rFonts w:ascii="Times New Roman" w:hAnsi="Times New Roman" w:cs="Times New Roman"/>
          <w:color w:val="0000FF"/>
          <w:lang w:val="en-US"/>
        </w:rPr>
        <w:t xml:space="preserve"> second-growth and degraded</w:t>
      </w:r>
      <w:r>
        <w:rPr>
          <w:rFonts w:ascii="Times New Roman" w:hAnsi="Times New Roman" w:cs="Times New Roman"/>
          <w:color w:val="0000FF"/>
        </w:rPr>
        <w:t xml:space="preserve"> forests</w:t>
      </w:r>
      <w:r>
        <w:rPr>
          <w:rFonts w:ascii="Times New Roman" w:hAnsi="Times New Roman" w:cs="Times New Roman"/>
          <w:color w:val="0000FF"/>
          <w:lang w:val="en-US"/>
        </w:rPr>
        <w:t xml:space="preserve">. </w:t>
      </w:r>
      <w:r>
        <w:rPr>
          <w:rFonts w:ascii="Times New Roman" w:hAnsi="Times New Roman" w:cs="Times New Roman"/>
          <w:color w:val="0000FF"/>
        </w:rPr>
        <w:t>Then w</w:t>
      </w:r>
      <w:r>
        <w:rPr>
          <w:rFonts w:ascii="Times New Roman" w:hAnsi="Times New Roman" w:cs="Times New Roman"/>
          <w:color w:val="0000FF"/>
          <w:lang w:val="en-US"/>
        </w:rPr>
        <w:t xml:space="preserve">e </w:t>
      </w:r>
      <w:r>
        <w:rPr>
          <w:rFonts w:ascii="Times New Roman" w:hAnsi="Times New Roman" w:cs="Times New Roman"/>
          <w:color w:val="0000FF"/>
        </w:rPr>
        <w:t xml:space="preserve">repeated the Random Forest modeling after </w:t>
      </w:r>
      <w:r>
        <w:rPr>
          <w:rFonts w:ascii="Times New Roman" w:hAnsi="Times New Roman" w:cs="Times New Roman"/>
          <w:color w:val="0000FF"/>
          <w:lang w:val="en-US"/>
        </w:rPr>
        <w:t>remo</w:t>
      </w:r>
      <w:r>
        <w:rPr>
          <w:rFonts w:ascii="Times New Roman" w:hAnsi="Times New Roman" w:cs="Times New Roman"/>
          <w:color w:val="0000FF"/>
        </w:rPr>
        <w:t>ving</w:t>
      </w:r>
      <w:r>
        <w:rPr>
          <w:rFonts w:ascii="Times New Roman" w:hAnsi="Times New Roman" w:cs="Times New Roman"/>
          <w:color w:val="0000FF"/>
          <w:lang w:val="en-US"/>
        </w:rPr>
        <w:t xml:space="preserve"> </w:t>
      </w:r>
      <w:r>
        <w:rPr>
          <w:rFonts w:ascii="Times New Roman" w:hAnsi="Times New Roman" w:cs="Times New Roman"/>
          <w:color w:val="0000FF"/>
        </w:rPr>
        <w:t>low values of FAPAR</w:t>
      </w:r>
      <w:r>
        <w:rPr>
          <w:rFonts w:ascii="Times New Roman" w:hAnsi="Times New Roman" w:cs="Times New Roman"/>
          <w:color w:val="0000FF"/>
          <w:lang w:val="en-US"/>
        </w:rPr>
        <w:t xml:space="preserve"> (&lt; 80%) that </w:t>
      </w:r>
      <w:r>
        <w:rPr>
          <w:rFonts w:ascii="Times New Roman" w:hAnsi="Times New Roman" w:cs="Times New Roman"/>
          <w:color w:val="0000FF"/>
        </w:rPr>
        <w:t>are associated with degraded forests and anthropogenic regions</w:t>
      </w:r>
      <w:r>
        <w:rPr>
          <w:rFonts w:ascii="Times New Roman" w:hAnsi="Times New Roman" w:cs="Times New Roman"/>
          <w:color w:val="0000FF"/>
          <w:lang w:val="en-US"/>
        </w:rPr>
        <w:t xml:space="preserve"> - </w:t>
      </w:r>
      <w:r>
        <w:rPr>
          <w:rFonts w:ascii="Times New Roman" w:hAnsi="Times New Roman" w:cs="Times New Roman"/>
          <w:color w:val="0000FF"/>
        </w:rPr>
        <w:t>eliminat</w:t>
      </w:r>
      <w:r>
        <w:rPr>
          <w:rFonts w:ascii="Times New Roman" w:hAnsi="Times New Roman" w:cs="Times New Roman"/>
          <w:color w:val="0000FF"/>
          <w:lang w:val="en-US"/>
        </w:rPr>
        <w:t>ing</w:t>
      </w:r>
      <w:r>
        <w:rPr>
          <w:rFonts w:ascii="Times New Roman" w:hAnsi="Times New Roman" w:cs="Times New Roman"/>
          <w:color w:val="0000FF"/>
        </w:rPr>
        <w:t xml:space="preserve"> 133 transects. The</w:t>
      </w:r>
      <w:r>
        <w:rPr>
          <w:rFonts w:ascii="Times New Roman" w:hAnsi="Times New Roman" w:cs="Times New Roman"/>
          <w:color w:val="0000FF"/>
          <w:lang w:val="en-US"/>
        </w:rPr>
        <w:t xml:space="preserve"> </w:t>
      </w:r>
      <w:r>
        <w:rPr>
          <w:rFonts w:ascii="Times New Roman" w:hAnsi="Times New Roman" w:cs="Times New Roman"/>
          <w:color w:val="0000FF"/>
        </w:rPr>
        <w:t xml:space="preserve">spatial distributions for maximum tree height persisted after removing these potential anthropogenic effects.  Variable importance was also </w:t>
      </w:r>
      <w:r>
        <w:rPr>
          <w:rFonts w:ascii="Times New Roman" w:hAnsi="Times New Roman" w:cs="Times New Roman"/>
          <w:color w:val="0000FF"/>
          <w:lang w:val="en-US"/>
        </w:rPr>
        <w:t xml:space="preserve">similar and consistent (Supplementary Table 1). </w:t>
      </w:r>
    </w:p>
    <w:p>
      <w:pPr>
        <w:pStyle w:val="39"/>
        <w:spacing w:line="480" w:lineRule="auto"/>
        <w:jc w:val="center"/>
        <w:rPr>
          <w:rFonts w:ascii="Times New Roman" w:hAnsi="Times New Roman" w:cs="Times New Roman"/>
          <w:lang w:val="pt-BR"/>
        </w:rPr>
      </w:pPr>
      <w:r>
        <w:rPr>
          <w:rFonts w:ascii="Times New Roman" w:hAnsi="Times New Roman" w:cs="Times New Roman"/>
          <w:lang w:val="pt-BR"/>
        </w:rPr>
        <w:drawing>
          <wp:inline distT="0" distB="0" distL="114300" distR="114300">
            <wp:extent cx="5943600" cy="4203065"/>
            <wp:effectExtent l="0" t="0" r="0" b="6985"/>
            <wp:docPr id="8" name="Imagem 8"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igure 3"/>
                    <pic:cNvPicPr>
                      <a:picLocks noChangeAspect="1"/>
                    </pic:cNvPicPr>
                  </pic:nvPicPr>
                  <pic:blipFill>
                    <a:blip r:embed="rId8"/>
                    <a:stretch>
                      <a:fillRect/>
                    </a:stretch>
                  </pic:blipFill>
                  <pic:spPr>
                    <a:xfrm>
                      <a:off x="0" y="0"/>
                      <a:ext cx="5943600" cy="420306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3. The </w:t>
      </w:r>
      <w:r>
        <w:rPr>
          <w:rFonts w:ascii="Times New Roman" w:hAnsi="Times New Roman" w:cs="Times New Roman"/>
          <w:color w:val="0000FF"/>
          <w:lang w:val="en-GB"/>
        </w:rPr>
        <w:t>m</w:t>
      </w:r>
      <w:r>
        <w:rPr>
          <w:rFonts w:ascii="Times New Roman" w:hAnsi="Times New Roman" w:cs="Times New Roman"/>
          <w:color w:val="0000FF"/>
        </w:rPr>
        <w:t xml:space="preserve">aximum tree height distribution </w:t>
      </w:r>
      <w:r>
        <w:rPr>
          <w:rFonts w:ascii="Times New Roman" w:hAnsi="Times New Roman" w:cs="Times New Roman"/>
          <w:color w:val="0000FF"/>
          <w:lang w:val="en-GB"/>
        </w:rPr>
        <w:t xml:space="preserve">estimated by the Random Forest model based on the environmental variables. </w:t>
      </w:r>
      <w:r>
        <w:rPr>
          <w:rFonts w:ascii="Times New Roman" w:hAnsi="Times New Roman" w:cs="Times New Roman"/>
          <w:color w:val="0000FF"/>
          <w:lang w:val="pt-PT"/>
        </w:rPr>
        <w:t>The map is a</w:t>
      </w:r>
      <w:r>
        <w:rPr>
          <w:rFonts w:ascii="Times New Roman" w:hAnsi="Times New Roman" w:cs="Times New Roman"/>
          <w:color w:val="0000FF"/>
          <w:lang w:val="en-GB"/>
        </w:rPr>
        <w:t xml:space="preserve">vailable at </w:t>
      </w:r>
      <w:r>
        <w:rPr>
          <w:rFonts w:ascii="Times New Roman" w:hAnsi="Times New Roman"/>
          <w:color w:val="0000FF"/>
          <w:lang w:val="en-GB"/>
        </w:rPr>
        <w:t>https://doi.org/10.5281/zenodo.4036988</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The number of clear days was the strongest predictor of maximum height (Table </w:t>
      </w:r>
      <w:r>
        <w:rPr>
          <w:rFonts w:ascii="Times New Roman" w:hAnsi="Times New Roman" w:cs="Times New Roman"/>
          <w:lang w:val="en-GB"/>
        </w:rPr>
        <w:t>1</w:t>
      </w:r>
      <w:r>
        <w:rPr>
          <w:rFonts w:ascii="Times New Roman" w:hAnsi="Times New Roman" w:cs="Times New Roman"/>
        </w:rPr>
        <w:t>). The shape of this relation resembles a step function (Fig. </w:t>
      </w:r>
      <w:r>
        <w:rPr>
          <w:rFonts w:ascii="Times New Roman" w:hAnsi="Times New Roman" w:cs="Times New Roman"/>
          <w:lang w:val="en-GB"/>
        </w:rPr>
        <w:t>4</w:t>
      </w:r>
      <w:r>
        <w:rPr>
          <w:rFonts w:ascii="Times New Roman" w:hAnsi="Times New Roman" w:cs="Times New Roman"/>
        </w:rPr>
        <w:t>), in which regions with the number of clear days below 130 days per year support tall trees, with an abrupt decline in maximum height above this level. An increase in soil clay content from 20% to 40% translated into a 7 m increase in maximum height.  Elevation was also a key predictor of tree height, with low-lying forests growing 7 m lower than trees in terrains above 40 m above sea level. </w:t>
      </w:r>
      <w:r>
        <w:rPr>
          <w:rFonts w:ascii="Times New Roman" w:hAnsi="Times New Roman" w:cs="Times New Roman"/>
          <w:lang w:val="pt-PT"/>
        </w:rPr>
        <w:t xml:space="preserve"> </w:t>
      </w:r>
      <w:r>
        <w:rPr>
          <w:rFonts w:ascii="Times New Roman" w:hAnsi="Times New Roman" w:cs="Times New Roman"/>
        </w:rPr>
        <w:t>Our results also demonstrate that mean annual precipitation was a key factor</w:t>
      </w:r>
      <w:r>
        <w:rPr>
          <w:rFonts w:ascii="Times New Roman" w:hAnsi="Times New Roman" w:cs="Times New Roman"/>
          <w:lang w:val="en-US"/>
        </w:rPr>
        <w:t xml:space="preserve"> related to maximum height</w:t>
      </w:r>
      <w:r>
        <w:rPr>
          <w:rFonts w:ascii="Times New Roman" w:hAnsi="Times New Roman" w:cs="Times New Roman"/>
        </w:rPr>
        <w:t>, with a tolerance curve peaking at around 2,300 mm yr</w:t>
      </w:r>
      <w:r>
        <w:rPr>
          <w:rFonts w:ascii="Times New Roman" w:hAnsi="Times New Roman" w:cs="Times New Roman"/>
          <w:vertAlign w:val="superscript"/>
        </w:rPr>
        <w:t>-1</w:t>
      </w:r>
      <w:r>
        <w:rPr>
          <w:rFonts w:ascii="Times New Roman" w:hAnsi="Times New Roman" w:cs="Times New Roman"/>
        </w:rPr>
        <w:t> as optimal annual precipitation across the Brazilian Amazon. In comparison to these areas, we observe a 4 m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From the intermediate importance variables, we highlight the zonal velocity (u-speed) and FAPAR influencing height variation in ranges around 6 m.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9"/>
                    <a:srcRect/>
                    <a:stretch>
                      <a:fillRect/>
                    </a:stretch>
                  </pic:blipFill>
                  <pic:spPr>
                    <a:xfrm>
                      <a:off x="0" y="0"/>
                      <a:ext cx="4257675" cy="638556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4. </w:t>
      </w:r>
      <w:r>
        <w:rPr>
          <w:rFonts w:ascii="Times New Roman" w:hAnsi="Times New Roman" w:cs="Times New Roman"/>
          <w:color w:val="0070C0"/>
        </w:rPr>
        <w:t>The marginal plot obtained for each environmental variable in the random forest model</w:t>
      </w:r>
      <w:r>
        <w:rPr>
          <w:rFonts w:ascii="Times New Roman" w:hAnsi="Times New Roman" w:cs="Times New Roman"/>
          <w:color w:val="0070C0"/>
          <w:lang w:val="en-GB"/>
        </w:rPr>
        <w:t>, keeping others constant on the average.</w:t>
      </w:r>
      <w:r>
        <w:rPr>
          <w:rFonts w:ascii="Times New Roman" w:hAnsi="Times New Roman" w:cs="Times New Roman"/>
          <w:lang w:val="en-GB"/>
        </w:rPr>
        <w:t xml:space="preserve"> </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 xml:space="preserve">The results of the MaxEnt model focus on the </w:t>
      </w:r>
      <w:r>
        <w:rPr>
          <w:rFonts w:ascii="Times New Roman" w:hAnsi="Times New Roman" w:cs="Times New Roman"/>
          <w:color w:val="0070C0"/>
          <w:lang w:val="en-GB"/>
        </w:rPr>
        <w:t xml:space="preserve">occurrence </w:t>
      </w:r>
      <w:r>
        <w:rPr>
          <w:rFonts w:ascii="Times New Roman" w:hAnsi="Times New Roman" w:cs="Times New Roman"/>
        </w:rPr>
        <w:t xml:space="preserve">of trees taller than 70 m in height. The extraordinarily tall trees </w:t>
      </w:r>
      <w:r>
        <w:rPr>
          <w:rFonts w:ascii="Times New Roman" w:hAnsi="Times New Roman" w:cs="Times New Roman"/>
          <w:color w:val="0070C0"/>
          <w:lang w:val="en-GB"/>
        </w:rPr>
        <w:t>were found in conditions</w:t>
      </w:r>
      <w:r>
        <w:rPr>
          <w:rFonts w:ascii="Times New Roman" w:hAnsi="Times New Roman" w:cs="Times New Roman"/>
        </w:rPr>
        <w:t xml:space="preserve"> characterized by a much smaller set of environmental variables from those which drove the large-scale patterns of maximum height</w:t>
      </w:r>
      <w:r>
        <w:rPr>
          <w:rFonts w:ascii="Times New Roman" w:hAnsi="Times New Roman" w:cs="Times New Roman"/>
          <w:lang w:val="pt-BR"/>
        </w:rPr>
        <w:t xml:space="preserve"> </w:t>
      </w:r>
      <w:r>
        <w:rPr>
          <w:rFonts w:ascii="Times New Roman" w:hAnsi="Times New Roman" w:cs="Times New Roman"/>
          <w:lang w:val="en-GB"/>
        </w:rPr>
        <w:t>(Fig. 5)</w:t>
      </w:r>
      <w:r>
        <w:rPr>
          <w:rFonts w:ascii="Times New Roman" w:hAnsi="Times New Roman" w:cs="Times New Roman"/>
        </w:rPr>
        <w:t xml:space="preserve">. The maximum entropy model shows that the occurrence is dominated mostly by wind speed (relative importance of 67.7 %). The second most important driver of tall tree </w:t>
      </w:r>
      <w:r>
        <w:rPr>
          <w:rFonts w:ascii="Times New Roman" w:hAnsi="Times New Roman" w:cs="Times New Roman"/>
          <w:color w:val="0070C0"/>
          <w:lang w:val="en-GB"/>
        </w:rPr>
        <w:t xml:space="preserve">occurrence </w:t>
      </w:r>
      <w:r>
        <w:rPr>
          <w:rFonts w:ascii="Times New Roman" w:hAnsi="Times New Roman" w:cs="Times New Roman"/>
        </w:rPr>
        <w:t>was the elevation above sea level (relative importance of 12.3 %). The resulting map of predicted occurrence of the tallest trees in the Amazon from the MaxEnt model shows that the probability of maximum tree height occurrence is highest in northeastern Amazon (Fig. </w:t>
      </w:r>
      <w:r>
        <w:rPr>
          <w:rFonts w:ascii="Times New Roman" w:hAnsi="Times New Roman" w:cs="Times New Roman"/>
          <w:lang w:val="en-GB"/>
        </w:rPr>
        <w:t>6</w:t>
      </w:r>
      <w:r>
        <w:rPr>
          <w:rFonts w:ascii="Times New Roman" w:hAnsi="Times New Roman" w:cs="Times New Roman"/>
        </w:rPr>
        <w:t>), more specifically in the Roraima and Guianan Lowlands</w:t>
      </w:r>
      <w:r>
        <w:rPr>
          <w:rFonts w:ascii="Times New Roman" w:hAnsi="Times New Roman" w:cs="Times New Roman"/>
          <w:lang w:val="pt-BR"/>
        </w:rPr>
        <w:t xml:space="preserve"> biogeographic regions</w:t>
      </w:r>
      <w:r>
        <w:rPr>
          <w:rFonts w:ascii="Times New Roman" w:hAnsi="Times New Roman" w:cs="Times New Roman"/>
        </w:rPr>
        <w:t>.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5. </w:t>
      </w:r>
      <w:r>
        <w:rPr>
          <w:rFonts w:ascii="Times New Roman" w:hAnsi="Times New Roman" w:cs="Times New Roman"/>
          <w:color w:val="0070C0"/>
        </w:rPr>
        <w:t xml:space="preserve">The marginal plot obtained for each environmental variable in the </w:t>
      </w:r>
      <w:r>
        <w:rPr>
          <w:rFonts w:ascii="Times New Roman" w:hAnsi="Times New Roman" w:cs="Times New Roman"/>
          <w:color w:val="0070C0"/>
          <w:lang w:val="en-GB"/>
        </w:rPr>
        <w:t xml:space="preserve">Maximum Entropy </w:t>
      </w:r>
      <w:r>
        <w:rPr>
          <w:rFonts w:ascii="Times New Roman" w:hAnsi="Times New Roman" w:cs="Times New Roman"/>
          <w:color w:val="0070C0"/>
        </w:rPr>
        <w:t>model</w:t>
      </w:r>
      <w:r>
        <w:rPr>
          <w:rFonts w:ascii="Times New Roman" w:hAnsi="Times New Roman" w:cs="Times New Roman"/>
          <w:color w:val="0070C0"/>
          <w:lang w:val="en-GB"/>
        </w:rPr>
        <w:t>, keeping others constant on the average.</w:t>
      </w:r>
      <w:r>
        <w:rPr>
          <w:rFonts w:ascii="Times New Roman" w:hAnsi="Times New Roman" w:cs="Times New Roman"/>
        </w:rPr>
        <w:t xml:space="preserve">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US"/>
        </w:rPr>
        <w:t xml:space="preserve">Figure 6. </w:t>
      </w:r>
      <w:r>
        <w:rPr>
          <w:rFonts w:ascii="Times New Roman" w:hAnsi="Times New Roman" w:cs="Times New Roman"/>
          <w:color w:val="0000FF"/>
          <w:lang w:val="en-US"/>
        </w:rPr>
        <w:t>The probability</w:t>
      </w:r>
      <w:r>
        <w:rPr>
          <w:rFonts w:ascii="Times New Roman" w:hAnsi="Times New Roman" w:cs="Times New Roman"/>
          <w:color w:val="0000FF"/>
        </w:rPr>
        <w:t xml:space="preserve"> of tall tree o</w:t>
      </w:r>
      <w:r>
        <w:rPr>
          <w:rFonts w:ascii="Times New Roman" w:hAnsi="Times New Roman" w:cs="Times New Roman"/>
          <w:color w:val="0000FF"/>
          <w:lang w:val="en-US"/>
        </w:rPr>
        <w:t>c</w:t>
      </w:r>
      <w:r>
        <w:rPr>
          <w:rFonts w:ascii="Times New Roman" w:hAnsi="Times New Roman" w:cs="Times New Roman"/>
          <w:color w:val="0000FF"/>
        </w:rPr>
        <w:t>currence</w:t>
      </w:r>
      <w:r>
        <w:rPr>
          <w:rFonts w:ascii="Times New Roman" w:hAnsi="Times New Roman" w:cs="Times New Roman"/>
          <w:color w:val="0000FF"/>
          <w:lang w:val="en-US"/>
        </w:rPr>
        <w:t xml:space="preserve"> based on environmental conditions</w:t>
      </w:r>
      <w:r>
        <w:rPr>
          <w:rFonts w:ascii="Times New Roman" w:hAnsi="Times New Roman" w:cs="Times New Roman"/>
          <w:color w:val="0000FF"/>
        </w:rPr>
        <w:t xml:space="preserve"> </w:t>
      </w:r>
      <w:r>
        <w:rPr>
          <w:rFonts w:ascii="Times New Roman" w:hAnsi="Times New Roman" w:cs="Times New Roman"/>
          <w:color w:val="0000FF"/>
          <w:lang w:val="en-US"/>
        </w:rPr>
        <w:t>estimated by the Maximum Entropy model</w:t>
      </w:r>
      <w:r>
        <w:rPr>
          <w:rFonts w:ascii="Times New Roman" w:hAnsi="Times New Roman" w:cs="Times New Roman"/>
          <w:color w:val="0000FF"/>
        </w:rPr>
        <w:t xml:space="preserve">. </w:t>
      </w:r>
      <w:r>
        <w:rPr>
          <w:rFonts w:ascii="Times New Roman" w:hAnsi="Times New Roman" w:cs="Times New Roman"/>
          <w:color w:val="0000FF"/>
          <w:lang w:val="en-US"/>
        </w:rPr>
        <w:t xml:space="preserve">The map is available at </w:t>
      </w:r>
      <w:r>
        <w:rPr>
          <w:rFonts w:ascii="Times New Roman" w:hAnsi="Times New Roman"/>
          <w:color w:val="0000FF"/>
          <w:lang w:val="en-US"/>
        </w:rPr>
        <w:t>https://doi.org/10.5281/zenodo.4037101.</w:t>
      </w:r>
      <w:r>
        <w:rPr>
          <w:rFonts w:ascii="Times New Roman" w:hAnsi="Times New Roman" w:cs="Times New Roman"/>
        </w:rPr>
        <w:t xml:space="preserve">    </w:t>
      </w:r>
    </w:p>
    <w:p>
      <w:pPr>
        <w:pStyle w:val="2"/>
        <w:spacing w:line="480" w:lineRule="auto"/>
        <w:rPr>
          <w:rFonts w:ascii="Times New Roman" w:hAnsi="Times New Roman" w:cs="Times New Roman"/>
          <w:color w:val="auto"/>
          <w:sz w:val="24"/>
          <w:szCs w:val="24"/>
        </w:rPr>
      </w:pPr>
      <w:bookmarkStart w:id="5" w:name="discussion"/>
      <w:bookmarkEnd w:id="5"/>
      <w:r>
        <w:rPr>
          <w:rFonts w:ascii="Times New Roman" w:hAnsi="Times New Roman" w:cs="Times New Roman"/>
          <w:color w:val="auto"/>
          <w:sz w:val="24"/>
          <w:szCs w:val="24"/>
        </w:rPr>
        <w:t>Discussion</w:t>
      </w:r>
    </w:p>
    <w:p>
      <w:pPr>
        <w:pStyle w:val="29"/>
        <w:spacing w:line="480" w:lineRule="auto"/>
        <w:rPr>
          <w:rFonts w:ascii="Times New Roman" w:hAnsi="Times New Roman" w:cs="Times New Roman"/>
          <w:color w:val="0000FF"/>
        </w:rPr>
      </w:pPr>
      <w:r>
        <w:rPr>
          <w:rFonts w:ascii="Times New Roman" w:hAnsi="Times New Roman" w:cs="Times New Roman"/>
          <w:color w:val="0000FF"/>
        </w:rPr>
        <w:t xml:space="preserve">We found that maximum tree height across the Brazilian amazon was related to a large number of environmental variables.  </w:t>
      </w:r>
      <w:r>
        <w:rPr>
          <w:rFonts w:ascii="Times New Roman" w:hAnsi="Times New Roman" w:cs="Times New Roman"/>
          <w:color w:val="0000FF"/>
          <w:lang w:val="en-GB"/>
        </w:rPr>
        <w:t xml:space="preserve">The number of cloud days stands out as the most relevant variable to explain maximum height distribution, followed closely by wind speed, soil clay content, elevation, precipitation and temperature seasonality, potential evapotranspiration, and maximum temperature.  </w:t>
      </w:r>
      <w:r>
        <w:rPr>
          <w:rFonts w:ascii="Times New Roman" w:hAnsi="Times New Roman" w:cs="Times New Roman"/>
          <w:color w:val="0000FF"/>
        </w:rPr>
        <w:t>In contrast, the distribution of giant trees &gt;70 m was strongly driven by low wind speeds.</w:t>
      </w:r>
      <w:r>
        <w:rPr>
          <w:rFonts w:ascii="Times New Roman" w:hAnsi="Times New Roman" w:cs="Times New Roman"/>
          <w:color w:val="0000FF"/>
          <w:lang w:val="pt-BR"/>
        </w:rPr>
        <w:t xml:space="preserve"> </w:t>
      </w:r>
    </w:p>
    <w:p>
      <w:pPr>
        <w:pStyle w:val="4"/>
        <w:spacing w:line="480" w:lineRule="auto"/>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t>Maximum height distribution</w:t>
      </w:r>
    </w:p>
    <w:p>
      <w:pPr>
        <w:pStyle w:val="3"/>
        <w:spacing w:line="480" w:lineRule="auto"/>
        <w:rPr>
          <w:rFonts w:ascii="Times New Roman" w:hAnsi="Times New Roman" w:cs="Times New Roman"/>
          <w:color w:val="0000FF"/>
          <w:lang w:val="en-GB"/>
        </w:rPr>
      </w:pPr>
      <w:r>
        <w:rPr>
          <w:rFonts w:ascii="Times New Roman" w:hAnsi="Times New Roman" w:cs="Times New Roman"/>
          <w:color w:val="0000FF"/>
        </w:rPr>
        <w:t xml:space="preserve">Many environmental variables with </w:t>
      </w:r>
      <w:r>
        <w:rPr>
          <w:rFonts w:ascii="Times New Roman" w:hAnsi="Times New Roman" w:cs="Times New Roman"/>
          <w:color w:val="0000FF"/>
          <w:lang w:val="pt-BR"/>
        </w:rPr>
        <w:t xml:space="preserve">complementary </w:t>
      </w:r>
      <w:r>
        <w:rPr>
          <w:rFonts w:ascii="Times New Roman" w:hAnsi="Times New Roman" w:cs="Times New Roman"/>
          <w:color w:val="0000FF"/>
        </w:rPr>
        <w:t>effects on species composition, as well as on their physiological and structural traits, play a crucial role in the tree lifespan (Muller-Landau, 2004)</w:t>
      </w:r>
      <w:r>
        <w:rPr>
          <w:rFonts w:ascii="Times New Roman" w:hAnsi="Times New Roman" w:cs="Times New Roman"/>
          <w:color w:val="0000FF"/>
          <w:lang w:val="en-GB"/>
        </w:rPr>
        <w:t xml:space="preserve"> </w:t>
      </w:r>
      <w:r>
        <w:rPr>
          <w:rFonts w:ascii="Times New Roman" w:hAnsi="Times New Roman" w:cs="Times New Roman"/>
          <w:color w:val="0000FF"/>
        </w:rPr>
        <w:t>and</w:t>
      </w:r>
      <w:r>
        <w:rPr>
          <w:rFonts w:ascii="Times New Roman" w:hAnsi="Times New Roman" w:cs="Times New Roman"/>
          <w:color w:val="0000FF"/>
          <w:lang w:val="en-GB"/>
        </w:rPr>
        <w:t>, consequently, on height development</w:t>
      </w:r>
      <w:r>
        <w:rPr>
          <w:rFonts w:ascii="Times New Roman" w:hAnsi="Times New Roman" w:cs="Times New Roman"/>
          <w:color w:val="0000FF"/>
        </w:rPr>
        <w:t>. </w:t>
      </w:r>
      <w:r>
        <w:rPr>
          <w:rFonts w:ascii="Times New Roman" w:hAnsi="Times New Roman" w:cs="Times New Roman"/>
          <w:color w:val="0000FF"/>
          <w:lang w:val="en-GB"/>
        </w:rPr>
        <w:t>Previous studies have observed two large-scale gradients in the Amazon affecting forest compo</w:t>
      </w:r>
      <w:r>
        <w:rPr>
          <w:rFonts w:hint="default" w:ascii="Times New Roman" w:hAnsi="Times New Roman" w:cs="Times New Roman"/>
          <w:color w:val="0000FF"/>
          <w:lang w:val="pt-BR"/>
        </w:rPr>
        <w:t>s</w:t>
      </w:r>
      <w:r>
        <w:rPr>
          <w:rFonts w:ascii="Times New Roman" w:hAnsi="Times New Roman" w:cs="Times New Roman"/>
          <w:color w:val="0000FF"/>
          <w:lang w:val="en-GB"/>
        </w:rPr>
        <w:t>i</w:t>
      </w:r>
      <w:r>
        <w:rPr>
          <w:rFonts w:hint="default" w:ascii="Times New Roman" w:hAnsi="Times New Roman" w:cs="Times New Roman"/>
          <w:color w:val="0000FF"/>
          <w:lang w:val="pt-BR"/>
        </w:rPr>
        <w:t>t</w:t>
      </w:r>
      <w:r>
        <w:rPr>
          <w:rFonts w:ascii="Times New Roman" w:hAnsi="Times New Roman" w:cs="Times New Roman"/>
          <w:color w:val="0000FF"/>
          <w:lang w:val="en-GB"/>
        </w:rPr>
        <w:t>ion and structure</w:t>
      </w:r>
      <w:r>
        <w:rPr>
          <w:rFonts w:ascii="Times New Roman" w:hAnsi="Times New Roman" w:cs="Times New Roman"/>
          <w:color w:val="0000FF"/>
        </w:rPr>
        <w:t>: one from the Guiana Shield to the Southwestern Amazon, related to variation in soil fertility, and another gradient from Colombia to the Southeastern Amazon, related to the length of the dry season (</w:t>
      </w:r>
      <w:commentRangeStart w:id="3"/>
      <w:r>
        <w:rPr>
          <w:rFonts w:ascii="Times New Roman" w:hAnsi="Times New Roman" w:cs="Times New Roman"/>
          <w:color w:val="0000FF"/>
        </w:rPr>
        <w:t>Baker et al. 2004</w:t>
      </w:r>
      <w:commentRangeEnd w:id="3"/>
      <w:r>
        <w:rPr>
          <w:rStyle w:val="21"/>
        </w:rPr>
        <w:commentReference w:id="3"/>
      </w:r>
      <w:r>
        <w:rPr>
          <w:rFonts w:ascii="Times New Roman" w:hAnsi="Times New Roman" w:cs="Times New Roman"/>
          <w:color w:val="0000FF"/>
        </w:rPr>
        <w:t>; Malhi et al. 2006; ter Steege et al., 2006).</w:t>
      </w:r>
      <w:r>
        <w:rPr>
          <w:rFonts w:ascii="Times New Roman" w:hAnsi="Times New Roman" w:cs="Times New Roman"/>
          <w:color w:val="0000FF"/>
          <w:lang w:val="en-GB"/>
        </w:rPr>
        <w:t xml:space="preserve"> </w:t>
      </w:r>
    </w:p>
    <w:p>
      <w:pPr>
        <w:pStyle w:val="3"/>
        <w:spacing w:line="480" w:lineRule="auto"/>
      </w:pPr>
      <w:r>
        <w:rPr>
          <w:rFonts w:ascii="Times New Roman" w:hAnsi="Times New Roman" w:cs="Times New Roman"/>
          <w:color w:val="0000FF"/>
          <w:lang w:val="pt-PT"/>
        </w:rPr>
        <w:t>In our study, m</w:t>
      </w:r>
      <w:r>
        <w:rPr>
          <w:rFonts w:ascii="Times New Roman" w:hAnsi="Times New Roman" w:cs="Times New Roman"/>
          <w:color w:val="0000FF"/>
          <w:lang w:val="en-GB"/>
        </w:rPr>
        <w:t xml:space="preserve">aximum height was strongly related to the number of clear days, followed by </w:t>
      </w:r>
      <w:r>
        <w:rPr>
          <w:rFonts w:ascii="Times New Roman" w:hAnsi="Times New Roman"/>
          <w:color w:val="0000FF"/>
          <w:lang w:val="en-GB"/>
        </w:rPr>
        <w:t xml:space="preserve">soil clay content, elevation, annual precipitation and precipitation seasonality. </w:t>
      </w:r>
      <w:r>
        <w:rPr>
          <w:rFonts w:ascii="Times New Roman" w:hAnsi="Times New Roman" w:cs="Times New Roman"/>
          <w:color w:val="0000FF"/>
          <w:lang w:val="en-GB"/>
        </w:rPr>
        <w:t xml:space="preserve">An increase </w:t>
      </w:r>
      <w:r>
        <w:rPr>
          <w:rFonts w:ascii="Times New Roman" w:hAnsi="Times New Roman" w:cs="Times New Roman"/>
          <w:color w:val="0000FF"/>
        </w:rPr>
        <w:t xml:space="preserve">in cloud-free days goes together with an increase in </w:t>
      </w:r>
      <w:r>
        <w:rPr>
          <w:rFonts w:ascii="Times New Roman" w:hAnsi="Times New Roman" w:cs="Times New Roman"/>
          <w:color w:val="0000FF"/>
          <w:lang w:val="en-GB"/>
        </w:rPr>
        <w:t xml:space="preserve">direct </w:t>
      </w:r>
      <w:r>
        <w:rPr>
          <w:rFonts w:ascii="Times New Roman" w:hAnsi="Times New Roman" w:cs="Times New Roman"/>
          <w:color w:val="0000FF"/>
        </w:rPr>
        <w:t xml:space="preserve">solar radiation (Barkhordarian et al., 2019), </w:t>
      </w:r>
      <w:r>
        <w:rPr>
          <w:rFonts w:ascii="Times New Roman" w:hAnsi="Times New Roman" w:cs="Times New Roman"/>
        </w:rPr>
        <w:t xml:space="preserve">which, along with changes in the Vapor Pressure Deficit, or atmospheric dryness, leads to water stress in trees (Williams et al., 2012; Nunes et al., 2019). The increase in diffuse radiation led by cloudy conditions induces an increase in photosynthetic activity (Gu, 2003). </w:t>
      </w:r>
      <w:r>
        <w:rPr>
          <w:rFonts w:ascii="Times New Roman" w:hAnsi="Times New Roman" w:cs="Times New Roman"/>
          <w:color w:val="0000FF"/>
        </w:rPr>
        <w:t>Tall trees have direct exposure to sunlight and high temperatures and must rely on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As trees grow taller, increasing leaf water stress due to gravity and path length resistance may limit leaf expansion and photosynthesis</w:t>
      </w:r>
      <w:r>
        <w:rPr>
          <w:rFonts w:ascii="Times New Roman" w:hAnsi="Times New Roman" w:cs="Times New Roman"/>
          <w:color w:val="0000FF"/>
          <w:lang w:val="en-GB"/>
        </w:rPr>
        <w:t xml:space="preserve">, and consequently </w:t>
      </w:r>
      <w:r>
        <w:rPr>
          <w:rFonts w:ascii="Times New Roman" w:hAnsi="Times New Roman" w:cs="Times New Roman"/>
          <w:color w:val="0000FF"/>
        </w:rPr>
        <w:t>height growth (Koch et al., 2004). </w:t>
      </w:r>
    </w:p>
    <w:p>
      <w:pPr>
        <w:pStyle w:val="3"/>
        <w:spacing w:line="480" w:lineRule="auto"/>
        <w:rPr>
          <w:rFonts w:ascii="Times New Roman" w:hAnsi="Times New Roman" w:cs="Times New Roman"/>
        </w:rPr>
      </w:pPr>
      <w:r>
        <w:rPr>
          <w:rFonts w:ascii="Times New Roman" w:hAnsi="Times New Roman" w:cs="Times New Roman"/>
        </w:rPr>
        <w:t>An increase in soil clay content also translated into an increase in maximum height. In the Amazon, clay content is usually higher on flat terrain (Laurance et al., 1999) decreasing from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We suggest that the well-structured clay soils allow trees to obtain an additional volume of water during the dry season towards eastern Amazon, where soils tend to be richer in clay compared to central and western Amazon (Fisher et al., 2008; Hodnett et al., 1997). The dimorphic root systems associated with structured</w:t>
      </w:r>
      <w:r>
        <w:rPr>
          <w:rFonts w:ascii="Times New Roman" w:hAnsi="Times New Roman" w:cs="Times New Roman"/>
          <w:lang w:val="pt-PT"/>
        </w:rPr>
        <w:t xml:space="preserve"> </w:t>
      </w:r>
      <w:r>
        <w:rPr>
          <w:rFonts w:ascii="Times New Roman" w:hAnsi="Times New Roman" w:cs="Times New Roman"/>
        </w:rPr>
        <w:t>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0000FF"/>
          <w:lang w:val="pt-BR"/>
        </w:rPr>
      </w:pPr>
      <w:r>
        <w:rPr>
          <w:rFonts w:ascii="Times New Roman" w:hAnsi="Times New Roman" w:cs="Times New Roman"/>
        </w:rPr>
        <w:t>Elevation was also a key predictor of tree height, with low-lying forests growing potentially less than trees in terrains over 40 m a.s.l.. The topographic gradient is likely to be related to the likelihood of flooding in the low elevation transects on the lowlands. Rivers erode the </w:t>
      </w:r>
      <w:r>
        <w:rPr>
          <w:rFonts w:ascii="Times New Roman" w:hAnsi="Times New Roman" w:cs="Times New Roman"/>
          <w:i/>
        </w:rPr>
        <w:t>terra firme</w:t>
      </w:r>
      <w:r>
        <w:rPr>
          <w:rFonts w:ascii="Times New Roman" w:hAnsi="Times New Roman" w:cs="Times New Roman"/>
        </w:rPr>
        <w:t xml:space="preserve"> terraces and create floodplains of variable sizes dating to the Miocene, with terrace–floodplain </w:t>
      </w:r>
      <w:r>
        <w:rPr>
          <w:rFonts w:hint="default" w:ascii="Times New Roman" w:hAnsi="Times New Roman" w:cs="Times New Roman"/>
        </w:rPr>
        <w:t xml:space="preserve">elevation differences decreasing eastwards from the Andes (Hamilton et al., 2007). </w:t>
      </w:r>
      <w:r>
        <w:rPr>
          <w:rFonts w:hint="default" w:ascii="Times New Roman" w:hAnsi="Times New Roman" w:cs="Times New Roman"/>
          <w:color w:val="0000FF"/>
          <w:lang w:val="en-GB"/>
        </w:rPr>
        <w:t>T</w:t>
      </w:r>
      <w:r>
        <w:rPr>
          <w:rFonts w:hint="default" w:ascii="Times New Roman" w:hAnsi="Times New Roman" w:cs="Times New Roman"/>
          <w:color w:val="0000FF"/>
        </w:rPr>
        <w:t xml:space="preserve">he terrace and floodplain forests in the Amazon </w:t>
      </w:r>
      <w:r>
        <w:rPr>
          <w:rFonts w:hint="default" w:ascii="Times New Roman" w:hAnsi="Times New Roman" w:cs="Times New Roman"/>
          <w:color w:val="0000FF"/>
          <w:lang w:val="en-GB"/>
        </w:rPr>
        <w:t xml:space="preserve">also have differences related to </w:t>
      </w:r>
      <w:r>
        <w:rPr>
          <w:rFonts w:hint="default" w:ascii="Times New Roman" w:hAnsi="Times New Roman" w:cs="Times New Roman"/>
          <w:color w:val="0000FF"/>
        </w:rPr>
        <w:t xml:space="preserve">species turnover, which reveals the micro-topography effects on the tree </w:t>
      </w:r>
      <w:r>
        <w:rPr>
          <w:rFonts w:hint="default" w:ascii="Times New Roman" w:hAnsi="Times New Roman" w:cs="Times New Roman"/>
          <w:color w:val="0000FF"/>
          <w:lang w:val="en-GB"/>
        </w:rPr>
        <w:t xml:space="preserve">survival rate </w:t>
      </w:r>
      <w:r>
        <w:rPr>
          <w:rFonts w:hint="default" w:ascii="Times New Roman" w:hAnsi="Times New Roman" w:cs="Times New Roman"/>
          <w:color w:val="0000FF"/>
        </w:rPr>
        <w:t xml:space="preserve">in Amazonian forests (Asner et al., </w:t>
      </w:r>
      <w:commentRangeStart w:id="4"/>
      <w:r>
        <w:rPr>
          <w:rFonts w:hint="default" w:ascii="Times New Roman" w:hAnsi="Times New Roman" w:cs="Times New Roman"/>
          <w:color w:val="0000FF"/>
        </w:rPr>
        <w:t>2015</w:t>
      </w:r>
      <w:commentRangeEnd w:id="4"/>
      <w:r>
        <w:rPr>
          <w:rFonts w:hint="default" w:ascii="Times New Roman" w:hAnsi="Times New Roman" w:cs="Times New Roman"/>
        </w:rPr>
        <w:commentReference w:id="4"/>
      </w:r>
      <w:r>
        <w:rPr>
          <w:rFonts w:hint="default" w:ascii="Times New Roman" w:hAnsi="Times New Roman" w:cs="Times New Roman"/>
          <w:color w:val="0000FF"/>
        </w:rPr>
        <w:t>).</w:t>
      </w:r>
      <w:r>
        <w:rPr>
          <w:rFonts w:hint="default" w:ascii="Times New Roman" w:hAnsi="Times New Roman" w:cs="Times New Roman"/>
          <w:color w:val="0000FF"/>
          <w:lang w:val="pt-BR"/>
        </w:rPr>
        <w:t xml:space="preserve">  Due to h</w:t>
      </w:r>
      <w:r>
        <w:rPr>
          <w:rFonts w:hint="default" w:ascii="Times New Roman" w:hAnsi="Times New Roman" w:cs="Times New Roman"/>
        </w:rPr>
        <w:t>igher turnover on floodplains</w:t>
      </w:r>
      <w:r>
        <w:rPr>
          <w:rFonts w:hint="default" w:ascii="Times New Roman" w:hAnsi="Times New Roman" w:cs="Times New Roman"/>
          <w:lang w:val="pt-BR"/>
        </w:rPr>
        <w:t xml:space="preserve">, </w:t>
      </w:r>
      <w:r>
        <w:rPr>
          <w:rFonts w:hint="default" w:ascii="Times New Roman" w:hAnsi="Times New Roman" w:cs="Times New Roman"/>
        </w:rPr>
        <w:t>trees live, on average, for less time and are less likely to achieve giant status</w:t>
      </w:r>
    </w:p>
    <w:p>
      <w:pPr>
        <w:pStyle w:val="3"/>
        <w:spacing w:line="480" w:lineRule="auto"/>
        <w:rPr>
          <w:lang w:val="en-GB"/>
        </w:rPr>
      </w:pPr>
      <w:r>
        <w:rPr>
          <w:rFonts w:ascii="Times New Roman" w:hAnsi="Times New Roman" w:cs="Times New Roman"/>
          <w:lang w:val="en-GB"/>
        </w:rPr>
        <w:t>M</w:t>
      </w:r>
      <w:r>
        <w:rPr>
          <w:rFonts w:ascii="Times New Roman" w:hAnsi="Times New Roman" w:cs="Times New Roman"/>
        </w:rPr>
        <w:t xml:space="preserve">ean annual precipitation </w:t>
      </w:r>
      <w:r>
        <w:rPr>
          <w:rFonts w:ascii="Times New Roman" w:hAnsi="Times New Roman" w:cs="Times New Roman"/>
          <w:lang w:val="en-GB"/>
        </w:rPr>
        <w:t xml:space="preserve">was also </w:t>
      </w:r>
      <w:r>
        <w:rPr>
          <w:rFonts w:ascii="Times New Roman" w:hAnsi="Times New Roman" w:cs="Times New Roman"/>
        </w:rPr>
        <w:t>a key factor for trees to grow taller. A tolerance curve associated the height of tall trees with precipitation peaked at  2,300 mm  yr</w:t>
      </w:r>
      <w:r>
        <w:rPr>
          <w:rFonts w:ascii="Times New Roman" w:hAnsi="Times New Roman" w:cs="Times New Roman"/>
          <w:vertAlign w:val="superscript"/>
        </w:rPr>
        <w:t>-1</w:t>
      </w:r>
      <w:r>
        <w:rPr>
          <w:rFonts w:ascii="Times New Roman" w:hAnsi="Times New Roman" w:cs="Times New Roman"/>
        </w:rPr>
        <w:t xml:space="preserve"> and suggested that areas too dry or too wet may both inhibit the growth of tall trees.  We observed a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The availability of soil water depends on both precipitation and evapotranspiration, and our results suggest that below 1,500 mm yr</w:t>
      </w:r>
      <w:r>
        <w:rPr>
          <w:rFonts w:ascii="Times New Roman" w:hAnsi="Times New Roman" w:cs="Times New Roman"/>
          <w:vertAlign w:val="superscript"/>
        </w:rPr>
        <w:t>-1</w:t>
      </w:r>
      <w:r>
        <w:rPr>
          <w:rFonts w:ascii="Times New Roman" w:hAnsi="Times New Roman" w:cs="Times New Roman"/>
        </w:rPr>
        <w:t xml:space="preserve"> evapotranspiration may exceed precipitation in the Amazon (Scheffer et al., 2018), and mortality by hydraulic failure may be more likely for tall trees under drought conditions (McDowell et al., 2008). Mean annual precipitation above 2,300 mm  year</w:t>
      </w:r>
      <w:r>
        <w:rPr>
          <w:rFonts w:ascii="Times New Roman" w:hAnsi="Times New Roman" w:cs="Times New Roman"/>
          <w:vertAlign w:val="superscript"/>
        </w:rPr>
        <w:t>-1</w:t>
      </w:r>
      <w:r>
        <w:rPr>
          <w:rFonts w:ascii="Times New Roman" w:hAnsi="Times New Roman" w:cs="Times New Roman"/>
        </w:rPr>
        <w:t> may be related to excess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w:t>
      </w:r>
      <w:r>
        <w:rPr>
          <w:rFonts w:ascii="Times New Roman" w:hAnsi="Times New Roman" w:cs="Times New Roman"/>
          <w:lang w:val="pt-PT"/>
        </w:rPr>
        <w:t xml:space="preserve">Negrón-Juárez et al., 2018, </w:t>
      </w:r>
      <w:r>
        <w:rPr>
          <w:rFonts w:ascii="Times New Roman" w:hAnsi="Times New Roman" w:cs="Times New Roman"/>
        </w:rPr>
        <w:t>Aleixo et al., 2019). </w:t>
      </w:r>
    </w:p>
    <w:p>
      <w:pPr>
        <w:pStyle w:val="4"/>
        <w:spacing w:line="480" w:lineRule="auto"/>
        <w:rPr>
          <w:rFonts w:ascii="Times New Roman" w:hAnsi="Times New Roman" w:cs="Times New Roman"/>
          <w:color w:val="auto"/>
          <w:sz w:val="24"/>
          <w:szCs w:val="24"/>
        </w:rPr>
      </w:pPr>
      <w:bookmarkStart w:id="6" w:name="conditions-supporting-tall-trees"/>
      <w:bookmarkEnd w:id="6"/>
      <w:r>
        <w:rPr>
          <w:rFonts w:ascii="Times New Roman" w:hAnsi="Times New Roman" w:cs="Times New Roman"/>
          <w:color w:val="auto"/>
          <w:sz w:val="24"/>
          <w:szCs w:val="24"/>
        </w:rPr>
        <w:t>Conditions supporting tall trees       </w:t>
      </w:r>
    </w:p>
    <w:p>
      <w:pPr>
        <w:pStyle w:val="29"/>
        <w:spacing w:line="480" w:lineRule="auto"/>
        <w:rPr>
          <w:rFonts w:ascii="Times New Roman" w:hAnsi="Times New Roman" w:cs="Times New Roman"/>
        </w:rPr>
      </w:pPr>
      <w:r>
        <w:rPr>
          <w:rFonts w:ascii="Times New Roman" w:hAnsi="Times New Roman" w:cs="Times New Roman"/>
        </w:rPr>
        <w:t>In our study, low wind speed was the single most important predictor of the occurrence of the trees over 70 m in the Brazilian Amazon. The fact that trees adapt to their local wind environment and are shorter in windy locations has been widely observed in temperate regions (Telewski, 2006</w:t>
      </w:r>
      <w:r>
        <w:rPr>
          <w:rFonts w:ascii="Times New Roman" w:hAnsi="Times New Roman" w:cs="Times New Roman"/>
          <w:lang w:val="en-GB"/>
        </w:rPr>
        <w:t xml:space="preserve">, </w:t>
      </w:r>
      <w:r>
        <w:rPr>
          <w:rFonts w:ascii="Times New Roman" w:hAnsi="Times New Roman" w:cs="Times New Roman"/>
        </w:rPr>
        <w:t xml:space="preserve">Bonnesoeur et al., 2016). A balance between tree structural strength and wind shearing forces contributes to set an upper limit to tree height development (Klein et al., 2015). This process of acclimation could drive part of the pattern we observed across the Amazon, with trees over 70 m tall having a 50-75% likelihood of occurring in the calmest areas but a sharply decreasing probability with stronger winds. </w:t>
      </w:r>
    </w:p>
    <w:p>
      <w:pPr>
        <w:pStyle w:val="29"/>
        <w:spacing w:line="480" w:lineRule="auto"/>
        <w:rPr>
          <w:rFonts w:ascii="Times New Roman" w:hAnsi="Times New Roman" w:cs="Times New Roman"/>
        </w:rPr>
      </w:pPr>
      <w:r>
        <w:rPr>
          <w:rFonts w:ascii="Times New Roman" w:hAnsi="Times New Roman" w:cs="Times New Roman"/>
          <w:lang w:val="pt-PT"/>
        </w:rPr>
        <w:t xml:space="preserve">The spatial distribution we observed </w:t>
      </w:r>
      <w:r>
        <w:rPr>
          <w:rFonts w:ascii="Times New Roman" w:hAnsi="Times New Roman" w:cs="Times New Roman"/>
        </w:rPr>
        <w:t>also aligns with disturbance rates</w:t>
      </w:r>
      <w:r>
        <w:rPr>
          <w:rFonts w:ascii="Times New Roman" w:hAnsi="Times New Roman" w:cs="Times New Roman"/>
          <w:lang w:val="pt-PT"/>
        </w:rPr>
        <w:t xml:space="preserve">, which are three times higher in the Western Amazon than the Eastern </w:t>
      </w:r>
      <w:r>
        <w:rPr>
          <w:rFonts w:ascii="Times New Roman" w:hAnsi="Times New Roman" w:cs="Times New Roman"/>
        </w:rPr>
        <w:t>(Espírito-Santo et al., 2014). Wind damage is most common from September to February (Negrón-Juárez et al., 2017) and taller trees have higher rates of mortality in wind storms (Rifai et al., 2016). This suggests that wind disturbance, in addition to tree acclimation, shapes the observed patterns of extraordinarily tall trees .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pPr>
      <w:r>
        <w:rPr>
          <w:rFonts w:ascii="Times New Roman" w:hAnsi="Times New Roman" w:cs="Times New Roman"/>
          <w:color w:val="0000FF"/>
          <w:lang w:val="en-GB"/>
        </w:rPr>
        <w:t>Because</w:t>
      </w:r>
      <w:r>
        <w:rPr>
          <w:rFonts w:ascii="Times New Roman" w:hAnsi="Times New Roman" w:cs="Times New Roman"/>
          <w:color w:val="0000FF"/>
          <w:lang w:val="pt-PT"/>
        </w:rPr>
        <w:t xml:space="preserve"> the maximum entropy model was highly sensitive to the effect of wind speed, we tested the model excluding both wind speed variables.  </w:t>
      </w:r>
      <w:r>
        <w:rPr>
          <w:rFonts w:ascii="Times New Roman" w:hAnsi="Times New Roman" w:cs="Times New Roman"/>
          <w:color w:val="0000FF"/>
          <w:lang w:val="en-GB"/>
        </w:rPr>
        <w:t xml:space="preserve">We found that the importance of variables shifted to lightning (importance changes from 3 to 34), potential evapotranspiration (importance changes from 4 to 18) and precipitation seasonality (importance changes from 0.5 to 15). Secondary factors such elevation, annual precipitation and water content did not change after removing wind speed. These shifts indicate that wind speed is indeed adding information. </w:t>
      </w:r>
    </w:p>
    <w:p>
      <w:pPr>
        <w:pStyle w:val="3"/>
        <w:spacing w:line="480" w:lineRule="auto"/>
        <w:rPr>
          <w:rFonts w:ascii="Times New Roman" w:hAnsi="Times New Roman" w:cs="Times New Roman"/>
        </w:rPr>
      </w:pPr>
      <w:r>
        <w:rPr>
          <w:rFonts w:ascii="Times New Roman" w:hAnsi="Times New Roman" w:cs="Times New Roman"/>
        </w:rPr>
        <w:t>Interestingly, our data showed that the lightning rate was only weakly related to maximum forest height patterns in both the Random Forests and MaxEnt models. Despite being relevant to the death of individual trees (Marra et al., 2014; Niklas, 1998) and being the key factor causing large tree deaths in a tropical forest in Panama (Yanoviak et al., 2019), lightning and associated storms were not the dominant factor limit the occurrence of the tallest trees in our analysis.</w:t>
      </w:r>
    </w:p>
    <w:p>
      <w:pPr>
        <w:pStyle w:val="3"/>
        <w:spacing w:line="480" w:lineRule="auto"/>
        <w:rPr>
          <w:rFonts w:ascii="Times New Roman" w:hAnsi="Times New Roman" w:cs="Times New Roman"/>
        </w:rPr>
      </w:pPr>
      <w:r>
        <w:rPr>
          <w:rFonts w:ascii="Times New Roman" w:hAnsi="Times New Roman" w:cs="Times New Roman"/>
          <w:color w:val="1548FF"/>
        </w:rPr>
        <w:t>T</w:t>
      </w:r>
      <w:r>
        <w:rPr>
          <w:rFonts w:ascii="Times New Roman" w:hAnsi="Times New Roman" w:cs="Times New Roman"/>
          <w:color w:val="0000FF"/>
          <w:lang w:val="en-GB"/>
        </w:rPr>
        <w:t xml:space="preserve">he locations of the tall trees (&gt; 70 m) in the eastern Amazon coincide with forests that have a high basal area predicted by statistical modelling of permanent plot data (Malhi et al., 2006; ter Steege et al., 2006). </w:t>
      </w:r>
      <w:r>
        <w:rPr>
          <w:rFonts w:ascii="Times New Roman" w:hAnsi="Times New Roman" w:cs="Times New Roman"/>
        </w:rPr>
        <w:t>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r>
        <w:rPr>
          <w:rFonts w:ascii="Times New Roman" w:hAnsi="Times New Roman" w:cs="Times New Roman"/>
          <w:color w:val="0000FF"/>
        </w:rPr>
        <w:t xml:space="preserve">Soil physical properties </w:t>
      </w:r>
      <w:r>
        <w:rPr>
          <w:rFonts w:ascii="Times New Roman" w:hAnsi="Times New Roman" w:cs="Times New Roman"/>
          <w:color w:val="0000FF"/>
          <w:lang w:val="en-GB"/>
        </w:rPr>
        <w:t xml:space="preserve">combined </w:t>
      </w:r>
      <w:r>
        <w:rPr>
          <w:rFonts w:ascii="Times New Roman" w:hAnsi="Times New Roman" w:cs="Times New Roman"/>
          <w:color w:val="0000FF"/>
        </w:rPr>
        <w:t>with limited nutrient supply in eastern Amazon favor slow-growing species that invest their resources in structures that can support taller and bigger trees with a long lifespan (Malhi et al., 2004; Quesada et al., 2009).</w:t>
      </w:r>
    </w:p>
    <w:p>
      <w:pPr>
        <w:pStyle w:val="3"/>
        <w:spacing w:line="480" w:lineRule="auto"/>
        <w:rPr>
          <w:rFonts w:ascii="Times New Roman" w:hAnsi="Times New Roman" w:cs="Times New Roman"/>
        </w:rPr>
      </w:pPr>
      <w:r>
        <w:rPr>
          <w:rFonts w:ascii="Times New Roman" w:hAnsi="Times New Roman" w:cs="Times New Roman"/>
        </w:rPr>
        <w:t xml:space="preserve">Understanding the spatial distribution of maximum tree height in tropical forests and how it is associated with environmental conditions and tree functional traits is of fundamental importance. </w:t>
      </w:r>
      <w:r>
        <w:rPr>
          <w:rFonts w:ascii="Times New Roman" w:hAnsi="Times New Roman" w:cs="Times New Roman"/>
          <w:color w:val="0000FF"/>
        </w:rPr>
        <w:t>Emergent trees that reach their maximum height are responsible for a significant amount of the transpired water flux and the above-ground carbon storage (</w:t>
      </w:r>
      <w:commentRangeStart w:id="5"/>
      <w:r>
        <w:rPr>
          <w:rFonts w:ascii="Times New Roman" w:hAnsi="Times New Roman" w:cs="Times New Roman"/>
          <w:color w:val="0000FF"/>
        </w:rPr>
        <w:t>Kunert</w:t>
      </w:r>
      <w:commentRangeEnd w:id="5"/>
      <w:r>
        <w:rPr>
          <w:rStyle w:val="21"/>
          <w:color w:val="0000FF"/>
        </w:rPr>
        <w:commentReference w:id="5"/>
      </w:r>
      <w:r>
        <w:rPr>
          <w:rFonts w:ascii="Times New Roman" w:hAnsi="Times New Roman" w:cs="Times New Roman"/>
          <w:color w:val="0000FF"/>
        </w:rPr>
        <w:t xml:space="preserve"> et al. 2017; </w:t>
      </w:r>
      <w:commentRangeStart w:id="6"/>
      <w:r>
        <w:rPr>
          <w:rFonts w:ascii="Times New Roman" w:hAnsi="Times New Roman" w:cs="Times New Roman"/>
          <w:color w:val="0000FF"/>
        </w:rPr>
        <w:t>Bastin</w:t>
      </w:r>
      <w:commentRangeEnd w:id="6"/>
      <w:r>
        <w:rPr>
          <w:rStyle w:val="21"/>
          <w:color w:val="0000FF"/>
        </w:rPr>
        <w:commentReference w:id="6"/>
      </w:r>
      <w:r>
        <w:rPr>
          <w:rFonts w:ascii="Times New Roman" w:hAnsi="Times New Roman" w:cs="Times New Roman"/>
          <w:color w:val="0000FF"/>
        </w:rPr>
        <w:t xml:space="preserve"> et al. 2018). </w:t>
      </w:r>
      <w:r>
        <w:rPr>
          <w:rFonts w:ascii="Times New Roman" w:hAnsi="Times New Roman" w:cs="Times New Roman"/>
        </w:rPr>
        <w:t>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ascii="Times New Roman" w:hAnsi="Times New Roman" w:cs="Times New Roman"/>
        </w:rPr>
      </w:pPr>
      <w:r>
        <w:rPr>
          <w:rFonts w:ascii="Times New Roman" w:hAnsi="Times New Roman" w:cs="Times New Roman"/>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ascii="Times New Roman" w:hAnsi="Times New Roman" w:cs="Times New Roman"/>
          <w:color w:val="auto"/>
          <w:sz w:val="24"/>
          <w:szCs w:val="24"/>
          <w:lang w:val="pt-BR"/>
        </w:rPr>
      </w:pPr>
      <w:bookmarkStart w:id="7" w:name="acknowledgements"/>
      <w:bookmarkEnd w:id="7"/>
      <w:r>
        <w:rPr>
          <w:rFonts w:ascii="Times New Roman" w:hAnsi="Times New Roman" w:cs="Times New Roman"/>
          <w:color w:val="auto"/>
          <w:sz w:val="24"/>
          <w:szCs w:val="24"/>
          <w:lang w:val="pt-BR"/>
        </w:rPr>
        <w:t>Acknowledgements</w:t>
      </w:r>
    </w:p>
    <w:p>
      <w:pPr>
        <w:pStyle w:val="29"/>
        <w:spacing w:line="480" w:lineRule="auto"/>
        <w:rPr>
          <w:rFonts w:ascii="Times New Roman" w:hAnsi="Times New Roman" w:cs="Times New Roman"/>
          <w:lang w:val="pt-BR"/>
        </w:rPr>
      </w:pPr>
      <w:r>
        <w:rPr>
          <w:rFonts w:ascii="Times New Roman" w:hAnsi="Times New Roman" w:cs="Times New Roman"/>
          <w:lang w:val="pt-BR"/>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ascii="Times New Roman" w:hAnsi="Times New Roman" w:cs="Times New Roman"/>
        </w:rPr>
      </w:pPr>
      <w:r>
        <w:rPr>
          <w:rFonts w:ascii="Times New Roman" w:hAnsi="Times New Roman" w:cs="Times New Roman"/>
        </w:rPr>
        <w:t>D. Almeida was supported by the São Paulo Research Foundation (#2018/21338-3 and #2019/14697-0);</w:t>
      </w:r>
    </w:p>
    <w:p>
      <w:pPr>
        <w:pStyle w:val="3"/>
        <w:spacing w:line="480" w:lineRule="auto"/>
        <w:rPr>
          <w:rFonts w:ascii="Times New Roman" w:hAnsi="Times New Roman" w:cs="Times New Roman"/>
        </w:rPr>
      </w:pPr>
      <w:r>
        <w:rPr>
          <w:rFonts w:ascii="Times New Roman" w:hAnsi="Times New Roman" w:cs="Times New Roman"/>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ascii="Times New Roman" w:hAnsi="Times New Roman" w:cs="Times New Roman"/>
        </w:rPr>
      </w:pPr>
      <w:r>
        <w:rPr>
          <w:rFonts w:ascii="Times New Roman" w:hAnsi="Times New Roman" w:cs="Times New Roman"/>
        </w:rPr>
        <w:t>T. Jackson and D. Coomes were supported by the UK Natural Environment Research Council grant NE/S010750/1;</w:t>
      </w:r>
    </w:p>
    <w:p>
      <w:pPr>
        <w:pStyle w:val="3"/>
        <w:spacing w:line="480" w:lineRule="auto"/>
        <w:rPr>
          <w:rFonts w:ascii="Times New Roman" w:hAnsi="Times New Roman" w:cs="Times New Roman"/>
        </w:rPr>
      </w:pPr>
      <w:r>
        <w:rPr>
          <w:rFonts w:ascii="Times New Roman" w:hAnsi="Times New Roman" w:cs="Times New Roman"/>
        </w:rPr>
        <w:t>M. Nunes was supported by the Academy of Finland (decision number 319905);</w:t>
      </w:r>
    </w:p>
    <w:p>
      <w:pPr>
        <w:pStyle w:val="3"/>
        <w:spacing w:line="480" w:lineRule="auto"/>
        <w:rPr>
          <w:rFonts w:ascii="Times New Roman" w:hAnsi="Times New Roman" w:cs="Times New Roman"/>
        </w:rPr>
      </w:pPr>
      <w:r>
        <w:rPr>
          <w:rFonts w:ascii="Times New Roman" w:hAnsi="Times New Roman" w:cs="Times New Roman"/>
        </w:rPr>
        <w:t>J. Rosette was supported by the Royal Society University Research Fellowship (URF\R\191014);</w:t>
      </w:r>
    </w:p>
    <w:p>
      <w:pPr>
        <w:pStyle w:val="2"/>
        <w:spacing w:line="480" w:lineRule="auto"/>
        <w:rPr>
          <w:rFonts w:ascii="Times New Roman" w:hAnsi="Times New Roman" w:cs="Times New Roman"/>
          <w:color w:val="auto"/>
          <w:sz w:val="24"/>
          <w:szCs w:val="24"/>
        </w:rPr>
      </w:pPr>
      <w:bookmarkStart w:id="8" w:name="references"/>
      <w:bookmarkEnd w:id="8"/>
      <w:r>
        <w:rPr>
          <w:rFonts w:ascii="Times New Roman" w:hAnsi="Times New Roman" w:cs="Times New Roman"/>
          <w:color w:val="auto"/>
          <w:sz w:val="24"/>
          <w:szCs w:val="24"/>
        </w:rPr>
        <w:t>References</w:t>
      </w:r>
    </w:p>
    <w:p>
      <w:pPr>
        <w:rPr>
          <w:rFonts w:ascii="Times New Roman" w:hAnsi="Times New Roman" w:cs="Times New Roman"/>
          <w:lang w:val="pt-BR"/>
        </w:rPr>
      </w:pPr>
    </w:p>
    <w:p>
      <w:pPr>
        <w:pStyle w:val="12"/>
        <w:ind w:left="480" w:hanging="480"/>
      </w:pPr>
      <w:r>
        <w:t xml:space="preserve">Abatzoglou, J. T., Dobrowski, S. Z., Parks, S. A., &amp; Hegewisch, K. C. (2018). TerraClimate a high-resolution global dataset of monthly climate and climatic water balance from 1958-2015. </w:t>
      </w:r>
      <w:r>
        <w:rPr>
          <w:i/>
        </w:rPr>
        <w:t>Scientific Data</w:t>
      </w:r>
      <w:r>
        <w:t xml:space="preserve">, </w:t>
      </w:r>
      <w:r>
        <w:rPr>
          <w:i/>
        </w:rPr>
        <w:t>5</w:t>
      </w:r>
      <w:r>
        <w:t>(1). https://doi.org/10.1038/sdata.2017.191</w:t>
      </w:r>
    </w:p>
    <w:p>
      <w:pPr>
        <w:pStyle w:val="12"/>
        <w:ind w:left="480" w:hanging="480"/>
      </w:pPr>
      <w:r>
        <w:t xml:space="preserve">Albergel, C., Dutra, E., Bonan, B., Zheng, Y., Munier, S., Balsamo, G., de Rosnay, P., Muñoz-Sabater, J., &amp; Calvet, J.-C. (2019). Monitoring and Forecasting the Impact of the 2018 Summer Heatwave on Vegetation. </w:t>
      </w:r>
      <w:r>
        <w:rPr>
          <w:i/>
        </w:rPr>
        <w:t>Remote Sensing</w:t>
      </w:r>
      <w:r>
        <w:t xml:space="preserve">, </w:t>
      </w:r>
      <w:r>
        <w:rPr>
          <w:i/>
        </w:rPr>
        <w:t>11</w:t>
      </w:r>
      <w:r>
        <w:t>(5), 520. https://doi.org/10.3390/rs11050520</w:t>
      </w:r>
    </w:p>
    <w:p>
      <w:pPr>
        <w:pStyle w:val="12"/>
        <w:ind w:left="480" w:hanging="480"/>
      </w:pPr>
      <w:r>
        <w:t xml:space="preserve">Albrecht, R. I., Goodman, S. J., Buechler, D. E., Blakeslee, R. J., &amp; Christian, H. J. (2016). Where Are the Lightning Hotspots on Earth? </w:t>
      </w:r>
      <w:r>
        <w:rPr>
          <w:i/>
        </w:rPr>
        <w:t>Bulletin of the American Meteorological Society</w:t>
      </w:r>
      <w:r>
        <w:t xml:space="preserve">, </w:t>
      </w:r>
      <w:r>
        <w:rPr>
          <w:i/>
        </w:rPr>
        <w:t>97</w:t>
      </w:r>
      <w:r>
        <w:t>(11), 2051–2068. https://doi.org/10.1175/bams-d-14-00193.1</w:t>
      </w:r>
    </w:p>
    <w:p>
      <w:pPr>
        <w:pStyle w:val="12"/>
        <w:ind w:left="480" w:hanging="480"/>
      </w:pPr>
      <w:r>
        <w:t xml:space="preserve">Aleixo, I., Norris, D., Hemerik, L., Barbosa, A., Prata, E., Costa, F., &amp; Poorter, L. (2019). Amazonian rainforest tree mortality driven by climate and functional traits. </w:t>
      </w:r>
      <w:r>
        <w:rPr>
          <w:i/>
        </w:rPr>
        <w:t>Nature Climate Change</w:t>
      </w:r>
      <w:r>
        <w:t xml:space="preserve">, </w:t>
      </w:r>
      <w:r>
        <w:rPr>
          <w:i/>
        </w:rPr>
        <w:t>9</w:t>
      </w:r>
      <w:r>
        <w:t>(5), 384–388. https://doi.org/10.1038/s41558-019-0458-0</w:t>
      </w:r>
    </w:p>
    <w:p>
      <w:pPr>
        <w:pStyle w:val="12"/>
        <w:ind w:left="480" w:hanging="480"/>
      </w:pPr>
      <w:r>
        <w:t xml:space="preserve">Almeida, D. R. A., Stark, S. C., Schietti, J., Camargo, J. L. C., Amazonas, N. T., Gorgens, E. B., Rosa, D. M., Smith, M. N., Valbuena, R., Saleska, S., Andrade, A., Mesquita, R., Laurance, S. G., Laurance, W. F., Lovejoy, T. E., Broadbent, E. N., Shimabukuro, Y. E., Parker, G. G., Lefsky, M., … Brancalion, P. H. S. (2019). Persistent effects of fragmentation on tropical rainforest canopy structure after 20~yr of isolation. </w:t>
      </w:r>
      <w:r>
        <w:rPr>
          <w:i/>
        </w:rPr>
        <w:t>Ecological Applications</w:t>
      </w:r>
      <w:r>
        <w:t xml:space="preserve">, </w:t>
      </w:r>
      <w:r>
        <w:rPr>
          <w:i/>
        </w:rPr>
        <w:t>29</w:t>
      </w:r>
      <w:r>
        <w:t>(6). https://doi.org/10.1002/eap.1952</w:t>
      </w:r>
    </w:p>
    <w:p>
      <w:pPr>
        <w:pStyle w:val="12"/>
        <w:ind w:left="480" w:hanging="480"/>
      </w:pPr>
      <w:r>
        <w:t xml:space="preserve">Anderegg, W. R. L., Klein, T., Bartlett, M., Sack, L., Pellegrini, A. F. A., Choat, B., &amp; Jansen, S. (2016). Meta-analysis reveals that hydraulic traits explain cross-species patterns of drought-induced tree mortality across the globe. </w:t>
      </w:r>
      <w:r>
        <w:rPr>
          <w:i/>
        </w:rPr>
        <w:t>Proceedings of the National Academy of Sciences</w:t>
      </w:r>
      <w:r>
        <w:t xml:space="preserve">, </w:t>
      </w:r>
      <w:r>
        <w:rPr>
          <w:i/>
        </w:rPr>
        <w:t>113</w:t>
      </w:r>
      <w:r>
        <w:t>(18), 5024–5029. https://doi.org/10.1073/pnas.1525678113</w:t>
      </w:r>
    </w:p>
    <w:p>
      <w:pPr>
        <w:pStyle w:val="12"/>
        <w:ind w:left="480" w:hanging="480"/>
      </w:pPr>
      <w:r>
        <w:t xml:space="preserve">Andrade, M. S., Gorgens, E. B., Reis, C. R., Cantinho, R. Z., Assis, M., Sato, L., &amp; Ometto, J. P. H. B. (2018). Airborne laser scanning for terrain modeling in the amazon forest. </w:t>
      </w:r>
      <w:r>
        <w:rPr>
          <w:i/>
        </w:rPr>
        <w:t>Acta Amazonica</w:t>
      </w:r>
      <w:r>
        <w:t xml:space="preserve">, </w:t>
      </w:r>
      <w:r>
        <w:rPr>
          <w:i/>
        </w:rPr>
        <w:t>48</w:t>
      </w:r>
      <w:r>
        <w:t>(4), 271–279. https://doi.org/10.1590/1809-4392201800132</w:t>
      </w:r>
    </w:p>
    <w:p>
      <w:pPr>
        <w:pStyle w:val="12"/>
        <w:ind w:left="480" w:hanging="480"/>
      </w:pPr>
      <w:r>
        <w:t xml:space="preserve">Arsanjani, J. J., Vaz, E., Bakillah, M., &amp; Mooney, P. (2014). Towards initiating OpenLandMap founded on citizens’ science: The current status of land use features of OpenStreetMap in Europe. </w:t>
      </w:r>
      <w:r>
        <w:rPr>
          <w:i/>
        </w:rPr>
        <w:t>International Conference on Geographic Information Science</w:t>
      </w:r>
      <w:r>
        <w:t>.</w:t>
      </w:r>
    </w:p>
    <w:p>
      <w:pPr>
        <w:pStyle w:val="12"/>
        <w:ind w:left="480" w:hanging="480"/>
      </w:pPr>
      <w:r>
        <w:t xml:space="preserve">Asner, G. P., Powell, G. V. N., Mascaro, J., Knapp, D. E., Clark, J. K., Jacobson, J., Kennedy-Bowdoin, T., Balaji, A., Paez-Acosta, G., Victoria, E., Secada, L., Valqui, M., &amp; Hughes, R. F. (2010). High-resolution forest carbon stocks and emissions in the Amazon. </w:t>
      </w:r>
      <w:r>
        <w:rPr>
          <w:i/>
        </w:rPr>
        <w:t>Proceedings of the National Academy of Sciences</w:t>
      </w:r>
      <w:r>
        <w:t xml:space="preserve">, </w:t>
      </w:r>
      <w:r>
        <w:rPr>
          <w:i/>
        </w:rPr>
        <w:t>107</w:t>
      </w:r>
      <w:r>
        <w:t>(38), 16738–16742. https://doi.org/10.1073/pnas.1004875107</w:t>
      </w:r>
    </w:p>
    <w:p>
      <w:pPr>
        <w:pStyle w:val="12"/>
        <w:ind w:left="480" w:hanging="480"/>
      </w:pPr>
      <w:r>
        <w:t xml:space="preserve">Asner, G. P. (2009). Tropical forest carbon assessment: integrating satellite and airborne mapping approaches. </w:t>
      </w:r>
      <w:r>
        <w:rPr>
          <w:i/>
        </w:rPr>
        <w:t>Environmental Research Letters</w:t>
      </w:r>
      <w:r>
        <w:t xml:space="preserve">, </w:t>
      </w:r>
      <w:r>
        <w:rPr>
          <w:i/>
        </w:rPr>
        <w:t>4</w:t>
      </w:r>
      <w:r>
        <w:t>(3), 34009. https://doi.org/10.1088/1748-9326/4/3/034009</w:t>
      </w:r>
    </w:p>
    <w:p>
      <w:pPr>
        <w:pStyle w:val="12"/>
        <w:ind w:left="480" w:hanging="480"/>
      </w:pPr>
      <w:r>
        <w:t xml:space="preserve">Asner, G. P., Anderson, C. B., Martin, R. E., Tupayachi, R., Knapp, D. E., &amp; Sinca, F. (2015). Landscape biogeochemistry reflected in shifting distributions of chemical traits in the Amazon forest canopy. </w:t>
      </w:r>
      <w:r>
        <w:rPr>
          <w:i/>
        </w:rPr>
        <w:t>Nature Geoscience</w:t>
      </w:r>
      <w:r>
        <w:t xml:space="preserve">, </w:t>
      </w:r>
      <w:r>
        <w:rPr>
          <w:i/>
        </w:rPr>
        <w:t>8</w:t>
      </w:r>
      <w:r>
        <w:t>(7), 567–573.</w:t>
      </w:r>
    </w:p>
    <w:p>
      <w:pPr>
        <w:pStyle w:val="12"/>
        <w:ind w:left="480" w:hanging="480"/>
      </w:pPr>
      <w:r>
        <w:t xml:space="preserve">Bae, S., Levick, S. R., Heidrich, L., Magdon, P., Leutner, B. F., Wöllauer, S., Serebryanyk, A., Nauss, T., Krzystek, P., Gossner, M. M., Schall, P., Heibl, C., Bässler, C., Doerfler, I., Schulze, E.-D., Krah, F.-S., Culmsee, H., Jung, K., Heurich, M., … Müller, J. (2019). Radar vision in the mapping of forest biodiversity from space. </w:t>
      </w:r>
      <w:r>
        <w:rPr>
          <w:i/>
        </w:rPr>
        <w:t>Nature Communications</w:t>
      </w:r>
      <w:r>
        <w:t xml:space="preserve">, </w:t>
      </w:r>
      <w:r>
        <w:rPr>
          <w:i/>
        </w:rPr>
        <w:t>10</w:t>
      </w:r>
      <w:r>
        <w:t>(1). https://doi.org/10.1038/s41467-019-12737-x</w:t>
      </w:r>
    </w:p>
    <w:p>
      <w:pPr>
        <w:pStyle w:val="12"/>
        <w:ind w:left="480" w:hanging="480"/>
      </w:pPr>
      <w:r>
        <w:t xml:space="preserve">Barkhordarian, A., Saatchi, S. S., Behrangi, A., Loikith, P. C., &amp; Mechoso, C. R. (2019). A Recent Systematic Increase in Vapor Pressure Deficit over Tropical South America. </w:t>
      </w:r>
      <w:r>
        <w:rPr>
          <w:i/>
        </w:rPr>
        <w:t>Scientific Reports</w:t>
      </w:r>
      <w:r>
        <w:t xml:space="preserve">, </w:t>
      </w:r>
      <w:r>
        <w:rPr>
          <w:i/>
        </w:rPr>
        <w:t>9</w:t>
      </w:r>
      <w:r>
        <w:t>(1). https://doi.org/10.1038/s41598-019-51857-8</w:t>
      </w:r>
    </w:p>
    <w:p>
      <w:pPr>
        <w:pStyle w:val="12"/>
        <w:ind w:left="480" w:hanging="480"/>
      </w:pPr>
      <w:r>
        <w:t xml:space="preserve">Bennett, A. C., McDowell, N. G., Allen, C. D., &amp; Anderson-Teixeira, K. J. (2015). Larger trees suffer most during drought in forests worldwide. </w:t>
      </w:r>
      <w:r>
        <w:rPr>
          <w:i/>
        </w:rPr>
        <w:t>Nature Plants</w:t>
      </w:r>
      <w:r>
        <w:t xml:space="preserve">, </w:t>
      </w:r>
      <w:r>
        <w:rPr>
          <w:i/>
        </w:rPr>
        <w:t>1</w:t>
      </w:r>
      <w:r>
        <w:t>(10). https://doi.org/10.1038/nplants.2015.139</w:t>
      </w:r>
    </w:p>
    <w:p>
      <w:pPr>
        <w:pStyle w:val="12"/>
        <w:ind w:left="480" w:hanging="480"/>
      </w:pPr>
      <w:r>
        <w:t xml:space="preserve">Binkley, D., Stape, J. L., &amp; Ryan, M. G. (2004). Thinking about efficiency of resource use in forests. </w:t>
      </w:r>
      <w:r>
        <w:rPr>
          <w:i/>
        </w:rPr>
        <w:t>Forest Ecology and Management</w:t>
      </w:r>
      <w:r>
        <w:t xml:space="preserve">, </w:t>
      </w:r>
      <w:r>
        <w:rPr>
          <w:i/>
        </w:rPr>
        <w:t>193</w:t>
      </w:r>
      <w:r>
        <w:t>(1–2), 5–16. https://doi.org/10.1016/j.foreco.2004.01.019</w:t>
      </w:r>
    </w:p>
    <w:p>
      <w:pPr>
        <w:pStyle w:val="12"/>
        <w:ind w:left="480" w:hanging="480"/>
      </w:pPr>
      <w:r>
        <w:t xml:space="preserve">Bisht, G., &amp; Bras, R. L. (2010). Estimation of net radiation from the {MODIS} data under all sky conditions: Southern Great Plains case study. </w:t>
      </w:r>
      <w:r>
        <w:rPr>
          <w:i/>
        </w:rPr>
        <w:t>Remote Sensing of Environment</w:t>
      </w:r>
      <w:r>
        <w:t xml:space="preserve">, </w:t>
      </w:r>
      <w:r>
        <w:rPr>
          <w:i/>
        </w:rPr>
        <w:t>114</w:t>
      </w:r>
      <w:r>
        <w:t>(7), 1522–1534. https://doi.org/10.1016/j.rse.2010.02.007</w:t>
      </w:r>
    </w:p>
    <w:p>
      <w:pPr>
        <w:pStyle w:val="12"/>
        <w:ind w:left="480" w:hanging="480"/>
      </w:pPr>
      <w:r>
        <w:t xml:space="preserve">Bonnesoeur, V., Constant, T., Moulia, B., &amp; Fournier, M. (2016). Forest trees filter chronic wind-signals to acclimate to high winds. </w:t>
      </w:r>
      <w:r>
        <w:rPr>
          <w:i/>
        </w:rPr>
        <w:t>New Phytologist</w:t>
      </w:r>
      <w:r>
        <w:t xml:space="preserve">, </w:t>
      </w:r>
      <w:r>
        <w:rPr>
          <w:i/>
        </w:rPr>
        <w:t>210</w:t>
      </w:r>
      <w:r>
        <w:t>(3), 850–860. https://doi.org/10.1111/nph.13836</w:t>
      </w:r>
    </w:p>
    <w:p>
      <w:pPr>
        <w:pStyle w:val="12"/>
        <w:ind w:left="480" w:hanging="480"/>
      </w:pPr>
      <w:r>
        <w:t xml:space="preserve">Broedel, E., Tomasella, J., Cândido, L. A., &amp; von Randow, C. (2017). Deep soil water dynamics in an undisturbed primary forest in central Amazonia: Differences between normal years and the 2005 drought. </w:t>
      </w:r>
      <w:r>
        <w:rPr>
          <w:i/>
        </w:rPr>
        <w:t>Hydrological Processes</w:t>
      </w:r>
      <w:r>
        <w:t xml:space="preserve">, </w:t>
      </w:r>
      <w:r>
        <w:rPr>
          <w:i/>
        </w:rPr>
        <w:t>31</w:t>
      </w:r>
      <w:r>
        <w:t>(9), 1749–1759. https://doi.org/10.1002/hyp.11143</w:t>
      </w:r>
    </w:p>
    <w:p>
      <w:pPr>
        <w:pStyle w:val="12"/>
        <w:ind w:left="480" w:hanging="480"/>
      </w:pPr>
      <w:r>
        <w:t xml:space="preserve">Cao, M., &amp; Woodward, F. I. (1998). Net primary and ecosystem production and carbon stocks of terrestrial ecosystems and their responses to climate change. </w:t>
      </w:r>
      <w:r>
        <w:rPr>
          <w:i/>
        </w:rPr>
        <w:t>Global Change Biology</w:t>
      </w:r>
      <w:r>
        <w:t xml:space="preserve">, </w:t>
      </w:r>
      <w:r>
        <w:rPr>
          <w:i/>
        </w:rPr>
        <w:t>4</w:t>
      </w:r>
      <w:r>
        <w:t>(2), 185–198. https://doi.org/10.1046/j.1365-2486.1998.00125.x</w:t>
      </w:r>
    </w:p>
    <w:p>
      <w:pPr>
        <w:pStyle w:val="12"/>
        <w:ind w:left="480" w:hanging="480"/>
      </w:pPr>
      <w:r>
        <w:t xml:space="preserve">Chave, J., Piponiot, C., Maréchaux, I., de, F. H., Larpin, D., Fischer, F. J., Derroire, G., Vincent, G., &amp; Hérault, B. (2020). Slow rate of secondary forest carbon accumulation in the Guianas compared with the rest of the Neotropics. </w:t>
      </w:r>
      <w:r>
        <w:rPr>
          <w:i/>
        </w:rPr>
        <w:t>Ecol Appl</w:t>
      </w:r>
      <w:r>
        <w:t xml:space="preserve">, </w:t>
      </w:r>
      <w:r>
        <w:rPr>
          <w:i/>
        </w:rPr>
        <w:t>30</w:t>
      </w:r>
      <w:r>
        <w:t>, e02004.</w:t>
      </w:r>
    </w:p>
    <w:p>
      <w:pPr>
        <w:pStyle w:val="12"/>
        <w:ind w:left="480" w:hanging="480"/>
      </w:pPr>
      <w:r>
        <w:t xml:space="preserve">Clark, M. L., Clark, D. B., &amp; Roberts, D. A. (2004). Small-footprint lidar estimation of sub-canopy elevation and tree height in a tropical rain forest landscape. </w:t>
      </w:r>
      <w:r>
        <w:rPr>
          <w:i/>
        </w:rPr>
        <w:t>Remote Sensing of Environment</w:t>
      </w:r>
      <w:r>
        <w:t xml:space="preserve">, </w:t>
      </w:r>
      <w:r>
        <w:rPr>
          <w:i/>
        </w:rPr>
        <w:t>91</w:t>
      </w:r>
      <w:r>
        <w:t>(1), 68–89. https://doi.org/10.1016/j.rse.2004.02.008</w:t>
      </w:r>
    </w:p>
    <w:p>
      <w:pPr>
        <w:pStyle w:val="12"/>
        <w:ind w:left="480" w:hanging="480"/>
      </w:pPr>
      <w:r>
        <w:t xml:space="preserve">Coomes, D. A., Dalponte, M., Jucker, T., Asner, G. P., Banin, L. F., Burslem, D. F. R. P., Lewis, S. L., Nilus, R., Phillips, O. L., Phua, M.-H., &amp; Qie, L. (2017). Area-based vs tree-centric approaches to mapping forest carbon in Southeast Asian forests from airborne laser scanning data. </w:t>
      </w:r>
      <w:r>
        <w:rPr>
          <w:i/>
        </w:rPr>
        <w:t>Remote Sensing of Environment</w:t>
      </w:r>
      <w:r>
        <w:t xml:space="preserve">, </w:t>
      </w:r>
      <w:r>
        <w:rPr>
          <w:i/>
        </w:rPr>
        <w:t>194</w:t>
      </w:r>
      <w:r>
        <w:t>, 77–88. https://doi.org/10.1016/j.rse.2017.03.017</w:t>
      </w:r>
    </w:p>
    <w:p>
      <w:pPr>
        <w:pStyle w:val="12"/>
        <w:ind w:left="480" w:hanging="480"/>
      </w:pPr>
      <w:r>
        <w:t xml:space="preserve">Coomes, D. A., Jenkins, K. L., &amp; Cole, L. E. S. (2006). Scaling of tree vascular transport systems along gradients of nutrient supply and altitude. </w:t>
      </w:r>
      <w:r>
        <w:rPr>
          <w:i/>
        </w:rPr>
        <w:t>Biology Letters</w:t>
      </w:r>
      <w:r>
        <w:t xml:space="preserve">, </w:t>
      </w:r>
      <w:r>
        <w:rPr>
          <w:i/>
        </w:rPr>
        <w:t>3</w:t>
      </w:r>
      <w:r>
        <w:t>(1), 87–90. https://doi.org/10.1098/rsbl.2006.0551</w:t>
      </w:r>
    </w:p>
    <w:p>
      <w:pPr>
        <w:pStyle w:val="12"/>
        <w:ind w:left="480" w:hanging="480"/>
      </w:pPr>
      <w:r>
        <w:t xml:space="preserve">Cosme, L. H. M., Schietti, J., Costa, F. R. C., &amp; Oliveira, R. S. (2017). The importance of hydraulic architecture to the distribution patterns of trees in a central Amazonian forest. </w:t>
      </w:r>
      <w:r>
        <w:rPr>
          <w:i/>
        </w:rPr>
        <w:t>New Phytologist</w:t>
      </w:r>
      <w:r>
        <w:t xml:space="preserve">, </w:t>
      </w:r>
      <w:r>
        <w:rPr>
          <w:i/>
        </w:rPr>
        <w:t>215</w:t>
      </w:r>
      <w:r>
        <w:t>(1), 113–125. https://doi.org/10.1111/nph.14508</w:t>
      </w:r>
    </w:p>
    <w:p>
      <w:pPr>
        <w:pStyle w:val="12"/>
        <w:ind w:left="480" w:hanging="480"/>
      </w:pPr>
      <w:r>
        <w:t xml:space="preserve">Daubenmire, R. (1976). The use of vegetation in assessing the productivity of forest lands. </w:t>
      </w:r>
      <w:r>
        <w:rPr>
          <w:i/>
        </w:rPr>
        <w:t>The Botanical Review</w:t>
      </w:r>
      <w:r>
        <w:t xml:space="preserve">, </w:t>
      </w:r>
      <w:r>
        <w:rPr>
          <w:i/>
        </w:rPr>
        <w:t>42</w:t>
      </w:r>
      <w:r>
        <w:t>(2), 115–143. https://doi.org/10.1007/BF02860720</w:t>
      </w:r>
    </w:p>
    <w:p>
      <w:pPr>
        <w:pStyle w:val="12"/>
        <w:ind w:left="480" w:hanging="480"/>
      </w:pPr>
      <w:r>
        <w:t xml:space="preserve">Drake, J. E., Tjoelker, M. G., Vårhammar, A., Medlyn, B., Reich, P. B., Leigh, A., Pfautsch, S., Blackman, C. J., López, R., Aspinwall, M. J., Crous, K. Y., Duursma, R. A., Kumarathunge, D., Kauwe, M. G. De, Jiang, M., Nicotra, A. B., Tissue, D. T., Choat, B., Atkin, O. K., &amp; Barton, C. V. M. (2018). Trees tolerate an extreme heatwave via sustained transpirational cooling and increased leaf thermal tolerance. </w:t>
      </w:r>
      <w:r>
        <w:rPr>
          <w:i/>
        </w:rPr>
        <w:t>Global Change Biology</w:t>
      </w:r>
      <w:r>
        <w:t xml:space="preserve">, </w:t>
      </w:r>
      <w:r>
        <w:rPr>
          <w:i/>
        </w:rPr>
        <w:t>24</w:t>
      </w:r>
      <w:r>
        <w:t>(6), 2390–2402. https://doi.org/10.1111/gcb.14037</w:t>
      </w:r>
    </w:p>
    <w:p>
      <w:pPr>
        <w:pStyle w:val="12"/>
        <w:ind w:left="480" w:hanging="480"/>
      </w:pPr>
      <w:r>
        <w:t xml:space="preserve">Enquist, B. J., Abraham, A. J., Harfoot, M. B. J., Malhi, Y., &amp; Doughty, C. E. (2020). The megabiota are disproportionately important for biosphere functioning. </w:t>
      </w:r>
      <w:r>
        <w:rPr>
          <w:i/>
        </w:rPr>
        <w:t>Nature Communications</w:t>
      </w:r>
      <w:r>
        <w:t xml:space="preserve">, </w:t>
      </w:r>
      <w:r>
        <w:rPr>
          <w:i/>
        </w:rPr>
        <w:t>11</w:t>
      </w:r>
      <w:r>
        <w:t>(1). https://doi.org/10.1038/s41467-020-14369-y</w:t>
      </w:r>
    </w:p>
    <w:p>
      <w:pPr>
        <w:pStyle w:val="12"/>
        <w:ind w:left="480" w:hanging="480"/>
      </w:pPr>
      <w:r>
        <w:t xml:space="preserve">Espírito-Santo, F. D. B., Gloor, M., Keller, M., Malhi, Y., Saatchi, S., Nelson, B., Junior, R. C. O., Pereira, C., Lloyd, J., Frolking, S., Palace, M., Shimabukuro, Y. E., Duarte, V., Mendoza, A. M., López-González, G., Baker, T. R., Feldpausch, T. R., Brienen, R. J. W., Asner, G. P., … Phillips, O. L. (2014). Size and frequency of natural forest disturbances and the Amazon forest carbon balance. </w:t>
      </w:r>
      <w:r>
        <w:rPr>
          <w:i/>
        </w:rPr>
        <w:t>Nature Communications</w:t>
      </w:r>
      <w:r>
        <w:t xml:space="preserve">, </w:t>
      </w:r>
      <w:r>
        <w:rPr>
          <w:i/>
        </w:rPr>
        <w:t>5</w:t>
      </w:r>
      <w:r>
        <w:t>, 1–6. https://doi.org/10.1038/ncomms4434</w:t>
      </w:r>
    </w:p>
    <w:p>
      <w:pPr>
        <w:pStyle w:val="12"/>
        <w:ind w:left="480" w:hanging="480"/>
      </w:pPr>
      <w:r>
        <w:t xml:space="preserve">Farr, T. G., Rosen, P. A., Caro, E., Crippen, R., Duren, R., Hensley, S., Kobrick, M., Paller, M., Rodriguez, E., Roth, L., &amp; others. (2007). The shuttle radar topography mission. </w:t>
      </w:r>
      <w:r>
        <w:rPr>
          <w:i/>
        </w:rPr>
        <w:t>Reviews of Geophysics</w:t>
      </w:r>
      <w:r>
        <w:t xml:space="preserve">, </w:t>
      </w:r>
      <w:r>
        <w:rPr>
          <w:i/>
        </w:rPr>
        <w:t>45</w:t>
      </w:r>
      <w:r>
        <w:t>(2).</w:t>
      </w:r>
    </w:p>
    <w:p>
      <w:pPr>
        <w:pStyle w:val="12"/>
        <w:ind w:left="480" w:hanging="480"/>
      </w:pPr>
      <w:r>
        <w:t xml:space="preserve">Feldpausch, T. R., Lloyd, J., Lewis, S. L., Brienen, R. J. W. W., Gloor, M., Monteagudo Mendoza, A., Lopez-Gonzalez, G., Banin, L., Abu Salim, K., Affum-Baffoe, K., others, Alexiades, M., Almeida, S., Amaral, I., Andrade, A., Aragão, L. E. O. C., Araujo Murakami, A., Arets, E. J. M., Arroyo, L., … Phillips, O. L. (2012). Tree height integrated into pantropical forest biomass estimates. </w:t>
      </w:r>
      <w:r>
        <w:rPr>
          <w:i/>
        </w:rPr>
        <w:t>Biogeosciences</w:t>
      </w:r>
      <w:r>
        <w:t xml:space="preserve">, </w:t>
      </w:r>
      <w:r>
        <w:rPr>
          <w:i/>
        </w:rPr>
        <w:t>9</w:t>
      </w:r>
      <w:r>
        <w:t>(8), 3381–3403. https://doi.org/10.5194/bg-9-3381-2012</w:t>
      </w:r>
    </w:p>
    <w:p>
      <w:pPr>
        <w:pStyle w:val="12"/>
        <w:ind w:left="480" w:hanging="480"/>
      </w:pPr>
      <w:r>
        <w:t xml:space="preserve">Ferraz, J., Ohta, S., &amp; Sales, P. C. de. (1998). Distribuição dos solos ao longo de dois transectos em floresta primária ao norte de Manaus (AM). </w:t>
      </w:r>
      <w:r>
        <w:rPr>
          <w:i/>
        </w:rPr>
        <w:t>Higuchi, N., Campos, MAA, Sampaio, PTB, and Dos Santos, J., Espaço Comunicaçao Ltda., Manaus, Brazil</w:t>
      </w:r>
      <w:r>
        <w:t xml:space="preserve">, </w:t>
      </w:r>
      <w:r>
        <w:rPr>
          <w:i/>
        </w:rPr>
        <w:t>264</w:t>
      </w:r>
      <w:r>
        <w:t>.</w:t>
      </w:r>
    </w:p>
    <w:p>
      <w:pPr>
        <w:pStyle w:val="12"/>
        <w:ind w:left="480" w:hanging="480"/>
      </w:pPr>
      <w:r>
        <w:t xml:space="preserve">Fick, S. E., &amp; Hijmans, R. J. (2017). WorldClim2: new 1-km spatial resolution climate surfaces for global land areas. </w:t>
      </w:r>
      <w:r>
        <w:rPr>
          <w:i/>
        </w:rPr>
        <w:t>International Journal of Climatology</w:t>
      </w:r>
      <w:r>
        <w:t xml:space="preserve">, </w:t>
      </w:r>
      <w:r>
        <w:rPr>
          <w:i/>
        </w:rPr>
        <w:t>37</w:t>
      </w:r>
      <w:r>
        <w:t>(12), 4302–4315. https://doi.org/10.1002/joc.5086</w:t>
      </w:r>
    </w:p>
    <w:p>
      <w:pPr>
        <w:pStyle w:val="12"/>
        <w:ind w:left="480" w:hanging="480"/>
      </w:pPr>
      <w:r>
        <w:t xml:space="preserve">Fisher, R. A., Williams, M., de Lourdes Ruivo, M., de Costa, A. L., &amp; Meir, P. (2008). Evaluating climatic and soil water controls on evapotranspiration at two Amazonian rainforest sites. </w:t>
      </w:r>
      <w:r>
        <w:rPr>
          <w:i/>
        </w:rPr>
        <w:t>Agricultural and Forest Meteorology</w:t>
      </w:r>
      <w:r>
        <w:t xml:space="preserve">, </w:t>
      </w:r>
      <w:r>
        <w:rPr>
          <w:i/>
        </w:rPr>
        <w:t>148</w:t>
      </w:r>
      <w:r>
        <w:t>(6–7), 850–861. https://doi.org/10.1016/j.agrformet.2007.12.001</w:t>
      </w:r>
    </w:p>
    <w:p>
      <w:pPr>
        <w:pStyle w:val="12"/>
        <w:ind w:left="480" w:hanging="480"/>
      </w:pPr>
      <w:r>
        <w:t xml:space="preserve">Funk, C., Peterson, P., Landsfeld, M., Pedreros, D., Verdin, J., Shukla, S., Husak, G., Rowland, J., Harrison, L., Hoell, A., &amp; Michaelsen, J. (2015). The climate hazards infrared precipitation with stations{\textemdash}a new environmental record for monitoring extremes. </w:t>
      </w:r>
      <w:r>
        <w:rPr>
          <w:i/>
        </w:rPr>
        <w:t>Scientific Data</w:t>
      </w:r>
      <w:r>
        <w:t xml:space="preserve">, </w:t>
      </w:r>
      <w:r>
        <w:rPr>
          <w:i/>
        </w:rPr>
        <w:t>2</w:t>
      </w:r>
      <w:r>
        <w:t>(1). https://doi.org/10.1038/sdata.2015.66</w:t>
      </w:r>
    </w:p>
    <w:p>
      <w:pPr>
        <w:pStyle w:val="12"/>
        <w:ind w:left="480" w:hanging="480"/>
      </w:pPr>
      <w:r>
        <w:t xml:space="preserve">Glenn, N. F., Spaete, L. P., Sankey, T. T., Derryberry, D. R., Hardegree, S. P., &amp; Mitchell, J. (2011). Errors in LiDAR-derived shrub height and crown area on sloped terrain. </w:t>
      </w:r>
      <w:r>
        <w:rPr>
          <w:i/>
        </w:rPr>
        <w:t>Journal of Arid Environments</w:t>
      </w:r>
      <w:r>
        <w:t xml:space="preserve">, </w:t>
      </w:r>
      <w:r>
        <w:rPr>
          <w:i/>
        </w:rPr>
        <w:t>75</w:t>
      </w:r>
      <w:r>
        <w:t>(4), 377–382. https://doi.org/10.1016/j.jaridenv.2010.11.005</w:t>
      </w:r>
    </w:p>
    <w:p>
      <w:pPr>
        <w:pStyle w:val="12"/>
        <w:ind w:left="480" w:hanging="480"/>
      </w:pPr>
      <w:r>
        <w:t xml:space="preserve">Görgens, E. B., Soares, C. P. B., Nunes, M. H., &amp; Rodriguez, L. C. E. (2016). Characterization of Brazilian forest types utilizing canopy height profiles derived from airborne laser scanning. </w:t>
      </w:r>
      <w:r>
        <w:rPr>
          <w:i/>
        </w:rPr>
        <w:t>Applied Vegetation Science</w:t>
      </w:r>
      <w:r>
        <w:t xml:space="preserve">, </w:t>
      </w:r>
      <w:r>
        <w:rPr>
          <w:i/>
        </w:rPr>
        <w:t>19</w:t>
      </w:r>
      <w:r>
        <w:t>(3), 518–527. https://doi.org/10.1111/avsc.12224</w:t>
      </w:r>
    </w:p>
    <w:p>
      <w:pPr>
        <w:pStyle w:val="12"/>
        <w:ind w:left="480" w:hanging="480"/>
      </w:pPr>
      <w:r>
        <w:t xml:space="preserve">Gorgens, E. B., Motta, A. Z., Assis, M., Nunes, M. H., Jackson, T., Coomes, D., Rosette, J., e Cruz Aragão, L. E. O., Ometto, J. P., Aragão, L. E. O. e. C., &amp; Ometto, J. P. (2019). The giant trees of the Amazon basin. </w:t>
      </w:r>
      <w:r>
        <w:rPr>
          <w:i/>
        </w:rPr>
        <w:t>Frontiers in Ecology and the Environment</w:t>
      </w:r>
      <w:r>
        <w:t xml:space="preserve">, </w:t>
      </w:r>
      <w:r>
        <w:rPr>
          <w:i/>
        </w:rPr>
        <w:t>17</w:t>
      </w:r>
      <w:r>
        <w:t>(7), 373–374. https://doi.org/10.1002/fee.2085</w:t>
      </w:r>
    </w:p>
    <w:p>
      <w:pPr>
        <w:pStyle w:val="12"/>
        <w:ind w:left="480" w:hanging="480"/>
      </w:pPr>
      <w:r>
        <w:t xml:space="preserve">Gu, L. (2003). Response of a Deciduous Forest to the Mount Pinatubo Eruption: Enhanced Photosynthesis. </w:t>
      </w:r>
      <w:r>
        <w:rPr>
          <w:i/>
        </w:rPr>
        <w:t>Science</w:t>
      </w:r>
      <w:r>
        <w:t xml:space="preserve">, </w:t>
      </w:r>
      <w:r>
        <w:rPr>
          <w:i/>
        </w:rPr>
        <w:t>299</w:t>
      </w:r>
      <w:r>
        <w:t>(5615), 2035–2038. https://doi.org/10.1126/science.1078366</w:t>
      </w:r>
    </w:p>
    <w:p>
      <w:pPr>
        <w:pStyle w:val="12"/>
        <w:ind w:left="480" w:hanging="480"/>
      </w:pPr>
      <w:r>
        <w:t xml:space="preserve">Hamilton, S. K., Kellndorfer, J., Lehner, B., &amp; Tobler, M. (2007). Remote sensing of floodplain geomorphology as a surrogate for biodiversity in a tropical river system (Madre de Dios Peru). </w:t>
      </w:r>
      <w:r>
        <w:rPr>
          <w:i/>
        </w:rPr>
        <w:t>Geomorphology</w:t>
      </w:r>
      <w:r>
        <w:t xml:space="preserve">, </w:t>
      </w:r>
      <w:r>
        <w:rPr>
          <w:i/>
        </w:rPr>
        <w:t>89</w:t>
      </w:r>
      <w:r>
        <w:t>(1–2), 23–38. https://doi.org/10.1016/j.geomorph.2006.07.024</w:t>
      </w:r>
    </w:p>
    <w:p>
      <w:pPr>
        <w:pStyle w:val="12"/>
        <w:ind w:left="480" w:hanging="480"/>
      </w:pPr>
      <w:r>
        <w:t xml:space="preserve">Hijmans, R. J., Cameron, S. E., Parra, J. L., Jones, P. G., &amp; Jarvis, A. (2005). Very high resolution interpolated climate surfaces for global land areas. </w:t>
      </w:r>
      <w:r>
        <w:rPr>
          <w:i/>
        </w:rPr>
        <w:t>International Journal of Climatology</w:t>
      </w:r>
      <w:r>
        <w:t xml:space="preserve">, </w:t>
      </w:r>
      <w:r>
        <w:rPr>
          <w:i/>
        </w:rPr>
        <w:t>25</w:t>
      </w:r>
      <w:r>
        <w:t>(15), 1965–1978. https://doi.org/10.1002/joc.1276</w:t>
      </w:r>
    </w:p>
    <w:p>
      <w:pPr>
        <w:pStyle w:val="12"/>
        <w:ind w:left="480" w:hanging="480"/>
      </w:pPr>
      <w:r>
        <w:t xml:space="preserve">Hodnett, M. G., Vendrame, I., Marques Filho, A. D. O., Oyama, M. D., &amp; Tomasella, J. (1997). Soil water storage and groundwater behaviour in a catenary sequence beneath forest in central Amazonia: I. Comparisons between plateau, slope and valley floor. </w:t>
      </w:r>
      <w:r>
        <w:rPr>
          <w:i/>
        </w:rPr>
        <w:t>Hydrology and Earth System Sciences Discussions</w:t>
      </w:r>
      <w:r>
        <w:t xml:space="preserve">, </w:t>
      </w:r>
      <w:r>
        <w:rPr>
          <w:i/>
        </w:rPr>
        <w:t>1</w:t>
      </w:r>
      <w:r>
        <w:t>.</w:t>
      </w:r>
    </w:p>
    <w:p>
      <w:pPr>
        <w:pStyle w:val="12"/>
        <w:ind w:left="480" w:hanging="480"/>
      </w:pPr>
      <w:r>
        <w:t xml:space="preserve">Jagels, R., Equiza, M. A., Maguire, D. A., &amp; Cirelli, D. (2018). Do tall tree species have higher relative stiffness than shorter species? </w:t>
      </w:r>
      <w:r>
        <w:rPr>
          <w:i/>
        </w:rPr>
        <w:t>American Journal of Botany</w:t>
      </w:r>
      <w:r>
        <w:t xml:space="preserve">, </w:t>
      </w:r>
      <w:r>
        <w:rPr>
          <w:i/>
        </w:rPr>
        <w:t>105</w:t>
      </w:r>
      <w:r>
        <w:t>(10), 1617–1630. https://doi.org/10.1002/ajb2.1171</w:t>
      </w:r>
    </w:p>
    <w:p>
      <w:pPr>
        <w:pStyle w:val="12"/>
        <w:ind w:left="480" w:hanging="480"/>
      </w:pPr>
      <w:r>
        <w:t xml:space="preserve">Kang, S., Running, S. W., Zhao, M., Kimball, J. S., &amp; Glassy, J. (2005). Improving continuity of {MODIS} terrestrial photosynthesis products using an interpolation scheme for cloudy pixels. </w:t>
      </w:r>
      <w:r>
        <w:rPr>
          <w:i/>
        </w:rPr>
        <w:t>International Journal of Remote Sensing</w:t>
      </w:r>
      <w:r>
        <w:t xml:space="preserve">, </w:t>
      </w:r>
      <w:r>
        <w:rPr>
          <w:i/>
        </w:rPr>
        <w:t>26</w:t>
      </w:r>
      <w:r>
        <w:t>(8), 1659–1676. https://doi.org/10.1080/01431160512331326693</w:t>
      </w:r>
    </w:p>
    <w:p>
      <w:pPr>
        <w:pStyle w:val="12"/>
        <w:ind w:left="480" w:hanging="480"/>
      </w:pPr>
      <w:r>
        <w:t xml:space="preserve">Klein, T., Randin, C., &amp; Körner, C. (2015). Water availability predicts forest canopy height at the global~scale. </w:t>
      </w:r>
      <w:r>
        <w:rPr>
          <w:i/>
        </w:rPr>
        <w:t>Ecology Letters</w:t>
      </w:r>
      <w:r>
        <w:t xml:space="preserve">, </w:t>
      </w:r>
      <w:r>
        <w:rPr>
          <w:i/>
        </w:rPr>
        <w:t>18</w:t>
      </w:r>
      <w:r>
        <w:t>(12), 1311–1320. https://doi.org/10.1111/ele.12525</w:t>
      </w:r>
    </w:p>
    <w:p>
      <w:pPr>
        <w:pStyle w:val="12"/>
        <w:ind w:left="480" w:hanging="480"/>
      </w:pPr>
      <w:r>
        <w:t xml:space="preserve">Koch, G. W., Sillett, S. C., Jennings, G. M., &amp; Davis, S. D. (2004). The limits to tree height. </w:t>
      </w:r>
      <w:r>
        <w:rPr>
          <w:i/>
        </w:rPr>
        <w:t>Nature</w:t>
      </w:r>
      <w:r>
        <w:t xml:space="preserve">, </w:t>
      </w:r>
      <w:r>
        <w:rPr>
          <w:i/>
        </w:rPr>
        <w:t>428</w:t>
      </w:r>
      <w:r>
        <w:t>(6985), 851–854. https://doi.org/10.1038/nature02417</w:t>
      </w:r>
    </w:p>
    <w:p>
      <w:pPr>
        <w:pStyle w:val="12"/>
        <w:ind w:left="480" w:hanging="480"/>
      </w:pPr>
      <w:r>
        <w:t xml:space="preserve">Larjavaara, M. (2013). The world{\textquotesingle}s tallest trees grow in thermally similar climates. </w:t>
      </w:r>
      <w:r>
        <w:rPr>
          <w:i/>
        </w:rPr>
        <w:t>New Phytologist</w:t>
      </w:r>
      <w:r>
        <w:t xml:space="preserve">, </w:t>
      </w:r>
      <w:r>
        <w:rPr>
          <w:i/>
        </w:rPr>
        <w:t>202</w:t>
      </w:r>
      <w:r>
        <w:t>(2), 344–349. https://doi.org/10.1111/nph.12656</w:t>
      </w:r>
    </w:p>
    <w:p>
      <w:pPr>
        <w:pStyle w:val="12"/>
        <w:ind w:left="480" w:hanging="480"/>
      </w:pPr>
      <w:r>
        <w:t xml:space="preserve">Laurance, W. F., Fearnside, P. M., Laurance, S. G., Delamonica, P., Lovejoy, T. E., Merona, J. M. R., Chambers, J. Q., &amp; Gascon, C. (1999). Relationship between soils and Amazon forest biomass: a landscape-scale study. </w:t>
      </w:r>
      <w:r>
        <w:rPr>
          <w:i/>
        </w:rPr>
        <w:t>Forest Ecology and Management</w:t>
      </w:r>
      <w:r>
        <w:t xml:space="preserve">, </w:t>
      </w:r>
      <w:r>
        <w:rPr>
          <w:i/>
        </w:rPr>
        <w:t>118</w:t>
      </w:r>
      <w:r>
        <w:t>(1–3), 127–138. https://doi.org/10.1016/s0378-1127(98)00494-0</w:t>
      </w:r>
    </w:p>
    <w:p>
      <w:pPr>
        <w:pStyle w:val="12"/>
        <w:ind w:left="480" w:hanging="480"/>
      </w:pPr>
      <w:r>
        <w:t xml:space="preserve">Lefsky, M. A. (2010). A global forest canopy height map from the moderate resolution imaging spectroradiometer and the geoscience laser altimeter system. </w:t>
      </w:r>
      <w:r>
        <w:rPr>
          <w:i/>
        </w:rPr>
        <w:t>Geophysical Research Letters</w:t>
      </w:r>
      <w:r>
        <w:t xml:space="preserve">, </w:t>
      </w:r>
      <w:r>
        <w:rPr>
          <w:i/>
        </w:rPr>
        <w:t>37</w:t>
      </w:r>
      <w:r>
        <w:t>(15), 1–5. https://doi.org/10.1029/2010GL043622</w:t>
      </w:r>
    </w:p>
    <w:p>
      <w:pPr>
        <w:pStyle w:val="12"/>
        <w:ind w:left="480" w:hanging="480"/>
      </w:pPr>
      <w:r>
        <w:t xml:space="preserve">Lindenmayer, D. B., &amp; Laurance, W. F. (2016). The Unique Challenges of Conserving Large Old Trees. </w:t>
      </w:r>
      <w:r>
        <w:rPr>
          <w:i/>
        </w:rPr>
        <w:t>Trends in Ecology &amp; Evolution</w:t>
      </w:r>
      <w:r>
        <w:t xml:space="preserve">, </w:t>
      </w:r>
      <w:r>
        <w:rPr>
          <w:i/>
        </w:rPr>
        <w:t>31</w:t>
      </w:r>
      <w:r>
        <w:t>(6), 416–418. https://doi.org/10.1016/j.tree.2016.03.003</w:t>
      </w:r>
    </w:p>
    <w:p>
      <w:pPr>
        <w:pStyle w:val="12"/>
        <w:ind w:left="480" w:hanging="480"/>
      </w:pPr>
      <w:r>
        <w:t xml:space="preserve">Liu, J., Liu, D., &amp; Alsdorf, D. (2014). Extracting Ground-Level DEM From SRTM DEM in Forest Environments Based on Mathematical Morphology. </w:t>
      </w:r>
      <w:r>
        <w:rPr>
          <w:i/>
        </w:rPr>
        <w:t>IEEE Transactions on Geoscience and Remote Sensing</w:t>
      </w:r>
      <w:r>
        <w:t xml:space="preserve">, </w:t>
      </w:r>
      <w:r>
        <w:rPr>
          <w:i/>
        </w:rPr>
        <w:t>52</w:t>
      </w:r>
      <w:r>
        <w:t>(10), 6333–6340. https://doi.org/10.1109/tgrs.2013.2296232</w:t>
      </w:r>
    </w:p>
    <w:p>
      <w:pPr>
        <w:pStyle w:val="12"/>
        <w:ind w:left="480" w:hanging="480"/>
      </w:pPr>
      <w:r>
        <w:t xml:space="preserve">Malhi, Y., Baker, T. R., Phillips, O. L., Almeida, S., Alvarez, E., Arroyo, L., Chave, J., Czimczik, C. I., Fiore, A. Di, Higuchi, N., Killeen, T. J., Laurance, S. G., Laurance, W. F., Lewis, S. L., Montoya, L. M. M., Monteagudo, A., Neill, D. A., Vargas, P. N., Patino, S., … Lloyd, J. (2004). The above-ground coarse wood productivity of 104 Neotropical forest plots. </w:t>
      </w:r>
      <w:r>
        <w:rPr>
          <w:i/>
        </w:rPr>
        <w:t>Global Change Biology</w:t>
      </w:r>
      <w:r>
        <w:t xml:space="preserve">, </w:t>
      </w:r>
      <w:r>
        <w:rPr>
          <w:i/>
        </w:rPr>
        <w:t>10</w:t>
      </w:r>
      <w:r>
        <w:t>(5), 563–591. https://doi.org/10.1111/j.1529-8817.2003.00778.x</w:t>
      </w:r>
    </w:p>
    <w:p>
      <w:pPr>
        <w:pStyle w:val="12"/>
        <w:ind w:left="480" w:hanging="480"/>
      </w:pPr>
      <w:r>
        <w:t xml:space="preserve">Malhi, Y., Wood, D., Baker, T. R., Wright, J., Phillips, O. L., Cochrane, T., Meir, P., Chave, J., Almeida, S., Arroyo, L., &amp; others. (2006). The regional variation of aboveground live biomass in old-growth Amazonian forests. </w:t>
      </w:r>
      <w:r>
        <w:rPr>
          <w:i/>
        </w:rPr>
        <w:t>Global Change Biology</w:t>
      </w:r>
      <w:r>
        <w:t xml:space="preserve">, </w:t>
      </w:r>
      <w:r>
        <w:rPr>
          <w:i/>
        </w:rPr>
        <w:t>12</w:t>
      </w:r>
      <w:r>
        <w:t>(7), 1107–1138. https://doi.org/10.1111/j.1365-2486.2006.01120.x</w:t>
      </w:r>
    </w:p>
    <w:p>
      <w:pPr>
        <w:pStyle w:val="12"/>
        <w:ind w:left="480" w:hanging="480"/>
      </w:pPr>
      <w:r>
        <w:t xml:space="preserve">Marra, D. M., Chambers, J. Q., Higuchi, N., Trumbore, S. E., Ribeiro, G. H. P. M., dos Santos, J., Negrón-Juárez, R. I., Reu, B., &amp; Wirth, C. (2014). Large-Scale Wind Disturbances Promote Tree Diversity in a Central Amazon Forest. </w:t>
      </w:r>
      <w:r>
        <w:rPr>
          <w:i/>
        </w:rPr>
        <w:t>PLoS ONE</w:t>
      </w:r>
      <w:r>
        <w:t xml:space="preserve">, </w:t>
      </w:r>
      <w:r>
        <w:rPr>
          <w:i/>
        </w:rPr>
        <w:t>9</w:t>
      </w:r>
      <w:r>
        <w:t>(8), e103711. https://doi.org/10.1371/journal.pone.0103711</w:t>
      </w:r>
    </w:p>
    <w:p>
      <w:pPr>
        <w:pStyle w:val="12"/>
        <w:ind w:left="480" w:hanging="480"/>
      </w:pPr>
      <w:r>
        <w:t xml:space="preserve">Marvin, D. C., Asner, G. P., Knapp, D. E., Anderson, C. B., Martin, R. E., Sinca, F., &amp; Tupayachi, R. (2014). Amazonian landscapes and the bias in field studies of forest structure and biomass. </w:t>
      </w:r>
      <w:r>
        <w:rPr>
          <w:i/>
        </w:rPr>
        <w:t>Proceedings of the National Academy of Sciences</w:t>
      </w:r>
      <w:r>
        <w:t xml:space="preserve">, </w:t>
      </w:r>
      <w:r>
        <w:rPr>
          <w:i/>
        </w:rPr>
        <w:t>111</w:t>
      </w:r>
      <w:r>
        <w:t>(48), E5224--E5232. https://doi.org/10.1073/pnas.1412999111</w:t>
      </w:r>
    </w:p>
    <w:p>
      <w:pPr>
        <w:pStyle w:val="12"/>
        <w:ind w:left="480" w:hanging="480"/>
      </w:pPr>
      <w:r>
        <w:t xml:space="preserve">Mason, P. J., Zillman, J. W., Simmons, A., Lindstrom, E. J., Harrison, D. E., Dolman, H., Bojinski, S., Fischer, A., Latham, J., Rasmussen, J., &amp; others. (2010). Implementation plan for the global observing system for climate in support of the UNFCCC (2010 Update). In UNFCCC (Ed.), </w:t>
      </w:r>
      <w:r>
        <w:rPr>
          <w:i/>
        </w:rPr>
        <w:t>Conference of the Parties (COP)</w:t>
      </w:r>
      <w:r>
        <w:t>. WMO, IOC, UNEP, ICSU.</w:t>
      </w:r>
    </w:p>
    <w:p>
      <w:pPr>
        <w:pStyle w:val="12"/>
        <w:ind w:left="480" w:hanging="480"/>
      </w:pPr>
      <w:r>
        <w:t xml:space="preserve">McDowell, N., Pockman, W. T., Allen, C. D., Breshears, D. D., Cobb, N., Kolb, T., Plaut, J., Sperry, J., West, A., Williams, D. G., &amp; Yepez, E. A. (2008). Mechanisms of plant survival and mortality during drought: why do some plants survive while others succumb to drought? </w:t>
      </w:r>
      <w:r>
        <w:rPr>
          <w:i/>
        </w:rPr>
        <w:t>New Phytologist</w:t>
      </w:r>
      <w:r>
        <w:t xml:space="preserve">, </w:t>
      </w:r>
      <w:r>
        <w:rPr>
          <w:i/>
        </w:rPr>
        <w:t>178</w:t>
      </w:r>
      <w:r>
        <w:t>(4), 719–739. https://doi.org/10.1111/j.1469-8137.2008.02436.x</w:t>
      </w:r>
    </w:p>
    <w:p>
      <w:pPr>
        <w:pStyle w:val="12"/>
        <w:ind w:left="480" w:hanging="480"/>
      </w:pPr>
      <w:r>
        <w:t xml:space="preserve">McDowell, N. G., &amp; Allen, C. D. (2015). Darcy’s law predicts widespread forest mortality under climate warming. </w:t>
      </w:r>
      <w:r>
        <w:rPr>
          <w:i/>
        </w:rPr>
        <w:t>Nature Climate Change</w:t>
      </w:r>
      <w:r>
        <w:t xml:space="preserve">, </w:t>
      </w:r>
      <w:r>
        <w:rPr>
          <w:i/>
        </w:rPr>
        <w:t>5</w:t>
      </w:r>
      <w:r>
        <w:t>(7), 669–672. https://doi.org/10.1038/nclimate2641</w:t>
      </w:r>
    </w:p>
    <w:p>
      <w:pPr>
        <w:pStyle w:val="12"/>
        <w:ind w:left="480" w:hanging="480"/>
      </w:pPr>
      <w:r>
        <w:t xml:space="preserve">Moles, A. T., Warton, D. I., Warman, L., Swenson, N. G., Laffan, S. W., Zanne, A. E., Pitman, A., Hemmings, F. A., &amp; Leishman, M. R. (2009). Global patterns in plant height. </w:t>
      </w:r>
      <w:r>
        <w:rPr>
          <w:i/>
        </w:rPr>
        <w:t>Journal of Ecology</w:t>
      </w:r>
      <w:r>
        <w:t xml:space="preserve">, </w:t>
      </w:r>
      <w:r>
        <w:rPr>
          <w:i/>
        </w:rPr>
        <w:t>97</w:t>
      </w:r>
      <w:r>
        <w:t>(5), 923–932.</w:t>
      </w:r>
    </w:p>
    <w:p>
      <w:pPr>
        <w:pStyle w:val="12"/>
        <w:ind w:left="480" w:hanging="480"/>
      </w:pPr>
      <w:r>
        <w:t xml:space="preserve">Morrone, J. J. (2014). Biogeographical regionalisation of the Neotropical region. </w:t>
      </w:r>
      <w:r>
        <w:rPr>
          <w:i/>
        </w:rPr>
        <w:t>Zootaxa</w:t>
      </w:r>
      <w:r>
        <w:t xml:space="preserve">, </w:t>
      </w:r>
      <w:r>
        <w:rPr>
          <w:i/>
        </w:rPr>
        <w:t>3782</w:t>
      </w:r>
      <w:r>
        <w:t>(1), 1. https://doi.org/10.11646/zootaxa.3782.1.1</w:t>
      </w:r>
    </w:p>
    <w:p>
      <w:pPr>
        <w:pStyle w:val="12"/>
        <w:ind w:left="480" w:hanging="480"/>
      </w:pPr>
      <w:r>
        <w:t xml:space="preserve">Muller-Landau, H. C. (2004). Interspecific and Inter-site Variation in Wood Specific Gravity of Tropical Trees. </w:t>
      </w:r>
      <w:r>
        <w:rPr>
          <w:i/>
        </w:rPr>
        <w:t>Biotropica</w:t>
      </w:r>
      <w:r>
        <w:t xml:space="preserve">, </w:t>
      </w:r>
      <w:r>
        <w:rPr>
          <w:i/>
        </w:rPr>
        <w:t>36</w:t>
      </w:r>
      <w:r>
        <w:t>(1), 20–32. https://doi.org/10.1111/j.1744-7429.2004.tb00292.x</w:t>
      </w:r>
    </w:p>
    <w:p>
      <w:pPr>
        <w:pStyle w:val="12"/>
        <w:ind w:left="480" w:hanging="480"/>
      </w:pPr>
      <w:r>
        <w:t xml:space="preserve">Negrón-Juárez, R. I., Jenkins, H. S., Raupp, C. F. M., Riley, W. J., Kueppers, L. M., Magnabosco Marra, D., Ribeiro, G. H. P. M., Monteiro, M. T. F., Candido, L. A., Chambers, J. Q., &amp; Higuchi, N. (2017). Windthrow Variability in Central Amazonia. </w:t>
      </w:r>
      <w:r>
        <w:rPr>
          <w:i/>
        </w:rPr>
        <w:t>Atmosphere</w:t>
      </w:r>
      <w:r>
        <w:t xml:space="preserve">, </w:t>
      </w:r>
      <w:r>
        <w:rPr>
          <w:i/>
        </w:rPr>
        <w:t>8</w:t>
      </w:r>
      <w:r>
        <w:t>(2). https://doi.org/10.3390/atmos8020028</w:t>
      </w:r>
    </w:p>
    <w:p>
      <w:pPr>
        <w:pStyle w:val="12"/>
        <w:ind w:left="480" w:hanging="480"/>
      </w:pPr>
      <w:r>
        <w:t xml:space="preserve">Negrón-Juárez, R. I., Holm, J. A., Marra, D. M., Rifai, S. W., Riley, W. J., Chambers, J. Q., Koven, C. D., Knox, R. G., McGroddy, M. E., Di Vittorio, A. V., Urquiza-Muñoz, J., Tello-Espinoza, R., Muñoz, W. A., Ribeiro, G. H. P. M., &amp; Higuchi, N. (2018). Vulnerability of Amazon forests to storm-driven tree mortality. </w:t>
      </w:r>
      <w:r>
        <w:rPr>
          <w:i/>
        </w:rPr>
        <w:t>Environmental Research Letters</w:t>
      </w:r>
      <w:r>
        <w:t xml:space="preserve">, </w:t>
      </w:r>
      <w:r>
        <w:rPr>
          <w:i/>
        </w:rPr>
        <w:t>13</w:t>
      </w:r>
      <w:r>
        <w:t>(5). https://doi.org/10.1088/1748-9326/aabe9f</w:t>
      </w:r>
    </w:p>
    <w:p>
      <w:pPr>
        <w:pStyle w:val="12"/>
        <w:ind w:left="480" w:hanging="480"/>
      </w:pPr>
      <w:r>
        <w:t xml:space="preserve">Niklas, K. J. (1998). The influence of gravity and wind on land plant evolution. </w:t>
      </w:r>
      <w:r>
        <w:rPr>
          <w:i/>
        </w:rPr>
        <w:t>Review of Palaeobotany and Palynology</w:t>
      </w:r>
      <w:r>
        <w:t xml:space="preserve">, </w:t>
      </w:r>
      <w:r>
        <w:rPr>
          <w:i/>
        </w:rPr>
        <w:t>102</w:t>
      </w:r>
      <w:r>
        <w:t>(1–2), 1–14. https://doi.org/10.1016/s0034-6667(98)00011-6</w:t>
      </w:r>
    </w:p>
    <w:p>
      <w:pPr>
        <w:pStyle w:val="12"/>
        <w:ind w:left="480" w:hanging="480"/>
      </w:pPr>
      <w:r>
        <w:t xml:space="preserve">Niklas, K. J. (2007). Maximum plant height and the biophysical factors that limit it. </w:t>
      </w:r>
      <w:r>
        <w:rPr>
          <w:i/>
        </w:rPr>
        <w:t>Tree Physiology</w:t>
      </w:r>
      <w:r>
        <w:t xml:space="preserve">, </w:t>
      </w:r>
      <w:r>
        <w:rPr>
          <w:i/>
        </w:rPr>
        <w:t>27</w:t>
      </w:r>
      <w:r>
        <w:t>(3), 433–440. https://doi.org/10.1093/treephys/27.3.433</w:t>
      </w:r>
    </w:p>
    <w:p>
      <w:pPr>
        <w:pStyle w:val="12"/>
        <w:ind w:left="480" w:hanging="480"/>
      </w:pPr>
      <w:r>
        <w:t xml:space="preserve">Nunes, M. H., Both, S., Bongalov, B., Brelsford, C., Khoury, S., Burslem, D. F. R. P., Philipson, C., Majalap, N., Riutta, T., Coomes, D. A., &amp; Cutler, M. E. J. (2019). Changes in leaf functional traits of rainforest canopy trees associated with an El Niño event in Borneo. </w:t>
      </w:r>
      <w:r>
        <w:rPr>
          <w:i/>
        </w:rPr>
        <w:t>Environmental Research Letters</w:t>
      </w:r>
      <w:r>
        <w:t xml:space="preserve">, </w:t>
      </w:r>
      <w:r>
        <w:rPr>
          <w:i/>
        </w:rPr>
        <w:t>14</w:t>
      </w:r>
      <w:r>
        <w:t>(8), 85005. https://doi.org/10.1088/1748-9326/ab2eae</w:t>
      </w:r>
    </w:p>
    <w:p>
      <w:pPr>
        <w:pStyle w:val="12"/>
        <w:ind w:left="480" w:hanging="480"/>
      </w:pPr>
      <w:r>
        <w:t xml:space="preserve">Olauson, J. (2018). {ERA}5: The new champion of wind power modelling? </w:t>
      </w:r>
      <w:r>
        <w:rPr>
          <w:i/>
        </w:rPr>
        <w:t>Renewable Energy</w:t>
      </w:r>
      <w:r>
        <w:t xml:space="preserve">, </w:t>
      </w:r>
      <w:r>
        <w:rPr>
          <w:i/>
        </w:rPr>
        <w:t>126</w:t>
      </w:r>
      <w:r>
        <w:t>, 322–331. https://doi.org/10.1016/j.renene.2018.03.056</w:t>
      </w:r>
    </w:p>
    <w:p>
      <w:pPr>
        <w:pStyle w:val="12"/>
        <w:ind w:left="480" w:hanging="480"/>
      </w:pPr>
      <w:r>
        <w:t xml:space="preserve">Phillips, O. L., Baker, T. R., Arroyo, L., Higuchi, N., Killeen, T. J., Laurance, W. F., Lewis, S. L., Lloyd, J., Malhi, Y., Monteagudo, A., &amp; others. (2004). Pattern and process in Amazon tree turnover, 1976--2001. </w:t>
      </w:r>
      <w:r>
        <w:rPr>
          <w:i/>
        </w:rPr>
        <w:t>Philosophical Transactions of the Royal Society of London. Series B: Biological Sciences</w:t>
      </w:r>
      <w:r>
        <w:t xml:space="preserve">, </w:t>
      </w:r>
      <w:r>
        <w:rPr>
          <w:i/>
        </w:rPr>
        <w:t>359</w:t>
      </w:r>
      <w:r>
        <w:t>(1443), 381–407.</w:t>
      </w:r>
    </w:p>
    <w:p>
      <w:pPr>
        <w:pStyle w:val="12"/>
        <w:ind w:left="480" w:hanging="480"/>
      </w:pPr>
      <w:r>
        <w:t xml:space="preserve">Phillips, S. J., Anderson, R. P., &amp; Schapire, R. E. (2006). Maximum entropy modeling of species geographic distributions. </w:t>
      </w:r>
      <w:r>
        <w:rPr>
          <w:i/>
        </w:rPr>
        <w:t>Ecological Modelling</w:t>
      </w:r>
      <w:r>
        <w:t xml:space="preserve">, </w:t>
      </w:r>
      <w:r>
        <w:rPr>
          <w:i/>
        </w:rPr>
        <w:t>190</w:t>
      </w:r>
      <w:r>
        <w:t>(3–4), 231–259. https://doi.org/10.1016/j.ecolmodel.2005.03.026</w:t>
      </w:r>
    </w:p>
    <w:p>
      <w:pPr>
        <w:pStyle w:val="12"/>
        <w:ind w:left="480" w:hanging="480"/>
      </w:pPr>
      <w:r>
        <w:t xml:space="preserve">Poorter, L., &amp; Bongers, F. (2006). Leaf traits are good predictors of plant performance across 53 rain forest species. </w:t>
      </w:r>
      <w:r>
        <w:rPr>
          <w:i/>
        </w:rPr>
        <w:t>Ecology</w:t>
      </w:r>
      <w:r>
        <w:t xml:space="preserve">, </w:t>
      </w:r>
      <w:r>
        <w:rPr>
          <w:i/>
        </w:rPr>
        <w:t>87</w:t>
      </w:r>
      <w:r>
        <w:t>(7), 1733–1743.</w:t>
      </w:r>
    </w:p>
    <w:p>
      <w:pPr>
        <w:pStyle w:val="12"/>
        <w:ind w:left="480" w:hanging="480"/>
      </w:pPr>
      <w:r>
        <w:t xml:space="preserve">Powers, J. S., Vargas-G, G., Brodribb, T. J., Schwartz, N. B., Perez-Aviles, D., Smith-Martin, C. M., Becknell, J. M., Aureli, F., Blanco, R., Calderón-Morales, E., Calvo-Alvarado, J. C., Calvo-Obando, A. J., Chavarr\’\ia, M. M., Carvajal-Vanegas, D., Jiménez-Rodr\’\iguez, C. D., Chacon, E. M., Schaffner, C. M., Werden, L. K., Xu, X., &amp; Medvigy, D. (2020). A catastrophic tropical drought kills hydraulically vulnerable tree species. </w:t>
      </w:r>
      <w:r>
        <w:rPr>
          <w:i/>
        </w:rPr>
        <w:t>Global Change Biology</w:t>
      </w:r>
      <w:r>
        <w:t>. https://doi.org/10.1111/gcb.15037</w:t>
      </w:r>
    </w:p>
    <w:p>
      <w:pPr>
        <w:pStyle w:val="12"/>
        <w:ind w:left="480" w:hanging="480"/>
      </w:pPr>
      <w:r>
        <w:t xml:space="preserve">Quesada, C. A., Lloyd, J., Anderson, L. O., Fyllas, N. M., Schwarz, M., &amp; Czimczik, C. I. (2011). Soils of Amazonia with particular reference to the {RAINFOR} sites. </w:t>
      </w:r>
      <w:r>
        <w:rPr>
          <w:i/>
        </w:rPr>
        <w:t>Biogeosciences</w:t>
      </w:r>
      <w:r>
        <w:t xml:space="preserve">, </w:t>
      </w:r>
      <w:r>
        <w:rPr>
          <w:i/>
        </w:rPr>
        <w:t>8</w:t>
      </w:r>
      <w:r>
        <w:t>(6), 1415–1440. https://doi.org/10.5194/bg-8-1415-2011</w:t>
      </w:r>
    </w:p>
    <w:p>
      <w:pPr>
        <w:pStyle w:val="12"/>
        <w:ind w:left="480" w:hanging="480"/>
      </w:pPr>
      <w:r>
        <w:t xml:space="preserve">Quesada, C. A., Lloyd, J., Schwarz, M., Baker, T. R., Phillips, O. L., Patiño, S., Czimczik, C., Hodnett, M. G., Herrera, R., Arneth, A., &amp; others. (2009). Regional and large-scale patterns in Amazon forest structure and function are mediated by variations in soil physical and chemical properties. </w:t>
      </w:r>
      <w:r>
        <w:rPr>
          <w:i/>
        </w:rPr>
        <w:t>Biogeosciences Discussion</w:t>
      </w:r>
      <w:r>
        <w:t xml:space="preserve">, </w:t>
      </w:r>
      <w:r>
        <w:rPr>
          <w:i/>
        </w:rPr>
        <w:t>6</w:t>
      </w:r>
      <w:r>
        <w:t>, 3993–4057.</w:t>
      </w:r>
    </w:p>
    <w:p>
      <w:pPr>
        <w:pStyle w:val="12"/>
        <w:ind w:left="480" w:hanging="480"/>
      </w:pPr>
      <w:r>
        <w:t xml:space="preserve">Ramon, J., Lledó, L., Torralba, V., Soret, A., &amp; Doblas-Reyes, F. J. (2019). What global reanalysis best represents near-surface winds? </w:t>
      </w:r>
      <w:r>
        <w:rPr>
          <w:i/>
        </w:rPr>
        <w:t>Quarterly Journal of the Royal Meteorological Society</w:t>
      </w:r>
      <w:r>
        <w:t xml:space="preserve">, </w:t>
      </w:r>
      <w:r>
        <w:rPr>
          <w:i/>
        </w:rPr>
        <w:t>145</w:t>
      </w:r>
      <w:r>
        <w:t>(724), 3236–3251. https://doi.org/10.1002/qj.3616</w:t>
      </w:r>
    </w:p>
    <w:p>
      <w:pPr>
        <w:pStyle w:val="12"/>
        <w:ind w:left="480" w:hanging="480"/>
      </w:pPr>
      <w:r>
        <w:t xml:space="preserve">Rifai, S. W., Urquiza Muñoz, J. D., Negrón-Juárez, R. I., Ram\’\irez Arévalo, F. R., Tello-Espinoza, R., Vanderwel, M. C., Lichstein, J. W., Chambers, J. Q., &amp; Bohlman, S. A. (2016). Landscape-scale consequences of differential tree mortality from catastrophic wind disturbance in the Amazon. </w:t>
      </w:r>
      <w:r>
        <w:rPr>
          <w:i/>
        </w:rPr>
        <w:t>Ecological Applications</w:t>
      </w:r>
      <w:r>
        <w:t xml:space="preserve">, </w:t>
      </w:r>
      <w:r>
        <w:rPr>
          <w:i/>
        </w:rPr>
        <w:t>26</w:t>
      </w:r>
      <w:r>
        <w:t>(7), 2225–2237.</w:t>
      </w:r>
    </w:p>
    <w:p>
      <w:pPr>
        <w:pStyle w:val="12"/>
        <w:ind w:left="480" w:hanging="480"/>
      </w:pPr>
      <w:r>
        <w:t xml:space="preserve">Rowland, L., da Costa, A. C. L., Galbraith, D. R., Oliveira, R. S., Binks, O. J., Oliveira, A. A. R., Pullen, A. M., Doughty, C. E., Metcalfe, D. B., Vasconcelos, S. S., Ferreira, L. V, Malhi, Y., Grace, J., Mencuccini, M., &amp; Meir, P. (2015). Death from drought in tropical forests is triggered by hydraulics not carbon starvation. </w:t>
      </w:r>
      <w:r>
        <w:rPr>
          <w:i/>
        </w:rPr>
        <w:t>Nature</w:t>
      </w:r>
      <w:r>
        <w:t xml:space="preserve">, </w:t>
      </w:r>
      <w:r>
        <w:rPr>
          <w:i/>
        </w:rPr>
        <w:t>528</w:t>
      </w:r>
      <w:r>
        <w:t>(7580), 119–122. https://doi.org/10.1038/nature15539</w:t>
      </w:r>
    </w:p>
    <w:p>
      <w:pPr>
        <w:pStyle w:val="12"/>
        <w:ind w:left="480" w:hanging="480"/>
      </w:pPr>
      <w:r>
        <w:t xml:space="preserve">Rueda, M., Godoy, O., &amp; Hawkins, B. A. (2016). Spatial and evolutionary parallelism between shade and drought tolerance explains the distributions of conifers in the conterminous United States. </w:t>
      </w:r>
      <w:r>
        <w:rPr>
          <w:i/>
        </w:rPr>
        <w:t>Global Ecology and Biogeography</w:t>
      </w:r>
      <w:r>
        <w:t xml:space="preserve">, </w:t>
      </w:r>
      <w:r>
        <w:rPr>
          <w:i/>
        </w:rPr>
        <w:t>26</w:t>
      </w:r>
      <w:r>
        <w:t>(1), 31–42. https://doi.org/10.1111/geb.12511</w:t>
      </w:r>
    </w:p>
    <w:p>
      <w:pPr>
        <w:pStyle w:val="12"/>
        <w:ind w:left="480" w:hanging="480"/>
      </w:pPr>
      <w:r>
        <w:t xml:space="preserve">Sakschewski, B., von Bloh, W., Boit, A., Poorter, L., Peña-Claros, M., Heinke, J., Joshi, J., &amp; Thonicke, K. (2016). Resilience of Amazon forests emerges from plant trait~diversity. </w:t>
      </w:r>
      <w:r>
        <w:rPr>
          <w:i/>
        </w:rPr>
        <w:t>Nature Climate Change</w:t>
      </w:r>
      <w:r>
        <w:t xml:space="preserve">, </w:t>
      </w:r>
      <w:r>
        <w:rPr>
          <w:i/>
        </w:rPr>
        <w:t>6</w:t>
      </w:r>
      <w:r>
        <w:t>(11), 1032–1036. https://doi.org/10.1038/nclimate3109</w:t>
      </w:r>
    </w:p>
    <w:p>
      <w:pPr>
        <w:pStyle w:val="12"/>
        <w:ind w:left="480" w:hanging="480"/>
      </w:pPr>
      <w:r>
        <w:t xml:space="preserve">Scheffer, M., Xu, C., Hantson, S., Holmgren, M., Los, S. O., van, N. E. H., &amp; van Nes, E. H. (2018). A global climate niche for giant trees. </w:t>
      </w:r>
      <w:r>
        <w:rPr>
          <w:i/>
        </w:rPr>
        <w:t>Global Change Biology</w:t>
      </w:r>
      <w:r>
        <w:t xml:space="preserve">, </w:t>
      </w:r>
      <w:r>
        <w:rPr>
          <w:i/>
        </w:rPr>
        <w:t>24</w:t>
      </w:r>
      <w:r>
        <w:t>(7), 2875–2883. https://doi.org/10.1111/gcb.14167</w:t>
      </w:r>
    </w:p>
    <w:p>
      <w:pPr>
        <w:pStyle w:val="12"/>
        <w:ind w:left="480" w:hanging="480"/>
      </w:pPr>
      <w:r>
        <w:t xml:space="preserve">Schimel, D., Pavlick, R., Fisher, J. B., Asner, G. P., Saatchi, S., Townsend, P., Miller, C., Frankenberg, C., Hibbard, K., &amp; Cox, P. (2015). Observing terrestrial ecosystems and the carbon cycle from space. </w:t>
      </w:r>
      <w:r>
        <w:rPr>
          <w:i/>
        </w:rPr>
        <w:t>Global Change Biology</w:t>
      </w:r>
      <w:r>
        <w:t xml:space="preserve">, </w:t>
      </w:r>
      <w:r>
        <w:rPr>
          <w:i/>
        </w:rPr>
        <w:t>21</w:t>
      </w:r>
      <w:r>
        <w:t>(5), 1762–1776. https://doi.org/10.1111/gcb.12822</w:t>
      </w:r>
    </w:p>
    <w:p>
      <w:pPr>
        <w:pStyle w:val="12"/>
        <w:ind w:left="480" w:hanging="480"/>
      </w:pPr>
      <w:r>
        <w:t xml:space="preserve">Simard, M., Pinto, N., Fisher, J. B., &amp; Baccini, A. (2011). Mapping forest canopy height globally with spaceborne lidar. </w:t>
      </w:r>
      <w:r>
        <w:rPr>
          <w:i/>
        </w:rPr>
        <w:t>Journal of Geophysical Research: Biogeosciences</w:t>
      </w:r>
      <w:r>
        <w:t xml:space="preserve">, </w:t>
      </w:r>
      <w:r>
        <w:rPr>
          <w:i/>
        </w:rPr>
        <w:t>116</w:t>
      </w:r>
      <w:r>
        <w:t>(4), 1–12. https://doi.org/10.1029/2011JG001708</w:t>
      </w:r>
    </w:p>
    <w:p>
      <w:pPr>
        <w:pStyle w:val="12"/>
        <w:ind w:left="480" w:hanging="480"/>
      </w:pPr>
      <w:r>
        <w:t xml:space="preserve">Stropp, J., Umbelino, B., Correia, R. A., Campos-Silva, J. V, Ladle, R. J., &amp; Malhado, A. C. M. (2020). The ghosts of forests past and future: deforestation and botanical sampling in the Brazilian Amazon. </w:t>
      </w:r>
      <w:r>
        <w:rPr>
          <w:i/>
        </w:rPr>
        <w:t>Ecography</w:t>
      </w:r>
      <w:r>
        <w:t>. https://doi.org/10.1111/ecog.05026</w:t>
      </w:r>
    </w:p>
    <w:p>
      <w:pPr>
        <w:pStyle w:val="12"/>
        <w:ind w:left="480" w:hanging="480"/>
      </w:pPr>
      <w:r>
        <w:t xml:space="preserve">Tao, S., Guo, Q., Li, C., Wang, Z., &amp; Fang, J. (2016). Global patterns and determinants of forest canopy height. </w:t>
      </w:r>
      <w:r>
        <w:rPr>
          <w:i/>
        </w:rPr>
        <w:t>Ecology</w:t>
      </w:r>
      <w:r>
        <w:t xml:space="preserve">, </w:t>
      </w:r>
      <w:r>
        <w:rPr>
          <w:i/>
        </w:rPr>
        <w:t>97</w:t>
      </w:r>
      <w:r>
        <w:t>(12), 3265–3270. https://doi.org/10.1002/ecy.1580</w:t>
      </w:r>
    </w:p>
    <w:p>
      <w:pPr>
        <w:pStyle w:val="12"/>
        <w:ind w:left="480" w:hanging="480"/>
      </w:pPr>
      <w:r>
        <w:t xml:space="preserve">Tao, X., Liang, S., He, T., &amp; Jin, H. (2016). Estimation of fraction of absorbed photosynthetically active radiation from multiple satellite data: Model development and validation. </w:t>
      </w:r>
      <w:r>
        <w:rPr>
          <w:i/>
        </w:rPr>
        <w:t>Remote Sensing of Environment</w:t>
      </w:r>
      <w:r>
        <w:t xml:space="preserve">, </w:t>
      </w:r>
      <w:r>
        <w:rPr>
          <w:i/>
        </w:rPr>
        <w:t>184</w:t>
      </w:r>
      <w:r>
        <w:t>, 539–557. https://doi.org/10.1016/j.rse.2016.07.036</w:t>
      </w:r>
    </w:p>
    <w:p>
      <w:pPr>
        <w:pStyle w:val="12"/>
        <w:ind w:left="480" w:hanging="480"/>
      </w:pPr>
      <w:r>
        <w:t xml:space="preserve">Tejada, G., Görgens, E. B., Esp\’\irito-Santo, F. D. B., Cantinho, R. Z., &amp; Ometto, J. P. (2019). Evaluating spatial coverage of data on the aboveground biomass in undisturbed forests in the Brazilian Amazon. </w:t>
      </w:r>
      <w:r>
        <w:rPr>
          <w:i/>
        </w:rPr>
        <w:t>Carbon Balance and Management</w:t>
      </w:r>
      <w:r>
        <w:t xml:space="preserve">, </w:t>
      </w:r>
      <w:r>
        <w:rPr>
          <w:i/>
        </w:rPr>
        <w:t>14</w:t>
      </w:r>
      <w:r>
        <w:t>(1). https://doi.org/10.1186/s13021-019-0126-8</w:t>
      </w:r>
    </w:p>
    <w:p>
      <w:pPr>
        <w:pStyle w:val="12"/>
        <w:ind w:left="480" w:hanging="480"/>
      </w:pPr>
      <w:r>
        <w:t xml:space="preserve">Telewski, F. W. (2006). A unified hypothesis of mechanoperception in plants. </w:t>
      </w:r>
      <w:r>
        <w:rPr>
          <w:i/>
        </w:rPr>
        <w:t>American Journal of Botany</w:t>
      </w:r>
      <w:r>
        <w:t xml:space="preserve">, </w:t>
      </w:r>
      <w:r>
        <w:rPr>
          <w:i/>
        </w:rPr>
        <w:t>93</w:t>
      </w:r>
      <w:r>
        <w:t>(10), 1466–1476. https://doi.org/10.3732/ajb.93.10.1466</w:t>
      </w:r>
    </w:p>
    <w:p>
      <w:pPr>
        <w:pStyle w:val="12"/>
        <w:ind w:left="480" w:hanging="480"/>
      </w:pPr>
      <w:r>
        <w:t xml:space="preserve">ter Steege, H., Pitman, N. C. A., Phillips, O. L., Chave, J., Sabatier, D., Duque, A., Molino, J.-F., Prévost, M.-F., Spichiger, R., Castellanos, H., von Hildebrand, P., &amp; Vásquez, R. (2006). Continental-scale patterns of canopy tree composition and function across Amazonia. </w:t>
      </w:r>
      <w:r>
        <w:rPr>
          <w:i/>
        </w:rPr>
        <w:t>Nature</w:t>
      </w:r>
      <w:r>
        <w:t xml:space="preserve">, </w:t>
      </w:r>
      <w:r>
        <w:rPr>
          <w:i/>
        </w:rPr>
        <w:t>443</w:t>
      </w:r>
      <w:r>
        <w:t>(7110), 444–447. https://doi.org/10.1038/nature05134</w:t>
      </w:r>
    </w:p>
    <w:p>
      <w:pPr>
        <w:pStyle w:val="12"/>
        <w:ind w:left="480" w:hanging="480"/>
      </w:pPr>
      <w:r>
        <w:t xml:space="preserve">Toledo, J. J., Castilho, C. V, Magnusson, W. E., &amp; Nascimento, H. E. M. (2016). Soil controls biomass and dynamics of an Amazonian forest through the shifting of species and traits. </w:t>
      </w:r>
      <w:r>
        <w:rPr>
          <w:i/>
        </w:rPr>
        <w:t>Brazilian Journal of Botany</w:t>
      </w:r>
      <w:r>
        <w:t xml:space="preserve">, </w:t>
      </w:r>
      <w:r>
        <w:rPr>
          <w:i/>
        </w:rPr>
        <w:t>40</w:t>
      </w:r>
      <w:r>
        <w:t>(2), 451–461. https://doi.org/10.1007/s40415-016-0351-2</w:t>
      </w:r>
    </w:p>
    <w:p>
      <w:pPr>
        <w:pStyle w:val="12"/>
        <w:ind w:left="480" w:hanging="480"/>
      </w:pPr>
      <w:r>
        <w:t xml:space="preserve">Tuomisto, H., Van doninck, J., Ruokolainen, K., Moulatlet, G. M., Figueiredo, F. O. G. G., Sirén, A., Cárdenas, G., Lehtonen, S., Zuquim, G., doninck, J. Van, Ruokolainen, K., Moulatlet, G. M., Figueiredo, F. O. G. G., Sirén, A., Cárdenas, G., Lehtonen, S., &amp; Zuquim, G. (2019). Discovering floristic and geoecological gradients across Amazonia. </w:t>
      </w:r>
      <w:r>
        <w:rPr>
          <w:i/>
        </w:rPr>
        <w:t>Journal of Biogeography</w:t>
      </w:r>
      <w:r>
        <w:t xml:space="preserve">, </w:t>
      </w:r>
      <w:r>
        <w:rPr>
          <w:i/>
        </w:rPr>
        <w:t>46</w:t>
      </w:r>
      <w:r>
        <w:t>(8), 1734–1748. https://doi.org/10.1111/jbi.13627</w:t>
      </w:r>
    </w:p>
    <w:p>
      <w:pPr>
        <w:pStyle w:val="12"/>
        <w:ind w:left="480" w:hanging="480"/>
      </w:pPr>
      <w:r>
        <w:t xml:space="preserve">van Gelder, H. A., Poorter, L., &amp; Sterck, F. J. (2006). Wood mechanics allometry, and life-history variation in a tropical rain forest tree community. </w:t>
      </w:r>
      <w:r>
        <w:rPr>
          <w:i/>
        </w:rPr>
        <w:t>New Phytologist</w:t>
      </w:r>
      <w:r>
        <w:t xml:space="preserve">, </w:t>
      </w:r>
      <w:r>
        <w:rPr>
          <w:i/>
        </w:rPr>
        <w:t>171</w:t>
      </w:r>
      <w:r>
        <w:t>(2), 367–378. https://doi.org/10.1111/j.1469-8137.2006.01757.x</w:t>
      </w:r>
    </w:p>
    <w:p>
      <w:pPr>
        <w:pStyle w:val="12"/>
        <w:ind w:left="480" w:hanging="480"/>
      </w:pPr>
      <w:r>
        <w:t xml:space="preserve">Vanclay, J. K. (1992). Assessing site productivity in tropical moist forests: a review. </w:t>
      </w:r>
      <w:r>
        <w:rPr>
          <w:i/>
        </w:rPr>
        <w:t>Forest Ecology and Management</w:t>
      </w:r>
      <w:r>
        <w:t xml:space="preserve">, </w:t>
      </w:r>
      <w:r>
        <w:rPr>
          <w:i/>
        </w:rPr>
        <w:t>54</w:t>
      </w:r>
      <w:r>
        <w:t>(1–4), 257–287. https://doi.org/10.1016/0378-1127(92)90017-4</w:t>
      </w:r>
    </w:p>
    <w:p>
      <w:pPr>
        <w:pStyle w:val="12"/>
        <w:ind w:left="480" w:hanging="480"/>
      </w:pPr>
      <w:r>
        <w:t xml:space="preserve">Webb, J. R., &amp; Sprent, J. I. (2002). Nodulation in Legumes. </w:t>
      </w:r>
      <w:r>
        <w:rPr>
          <w:i/>
        </w:rPr>
        <w:t>Kew Bulletin</w:t>
      </w:r>
      <w:r>
        <w:t xml:space="preserve">, </w:t>
      </w:r>
      <w:r>
        <w:rPr>
          <w:i/>
        </w:rPr>
        <w:t>57</w:t>
      </w:r>
      <w:r>
        <w:t>(3), 634. https://doi.org/10.2307/4110991</w:t>
      </w:r>
    </w:p>
    <w:p>
      <w:pPr>
        <w:pStyle w:val="12"/>
        <w:ind w:left="480" w:hanging="480"/>
      </w:pPr>
      <w:r>
        <w:t xml:space="preserve">Williams, A. P., Allen, C. D., Macalady, A. K., Griffin, D., Woodhouse, C. A., Meko, D. M., Swetnam, T. W., Rauscher, S. A., Seager, R., Grissino-Mayer, H. D., Dean, J. S., Cook, E. R., Gangodagamage, C., Cai, M., &amp; McDowell, N. G. (2012). Temperature as a potent driver of regional forest drought stress and tree mortality. </w:t>
      </w:r>
      <w:r>
        <w:rPr>
          <w:i/>
        </w:rPr>
        <w:t>Nature Climate Change</w:t>
      </w:r>
      <w:r>
        <w:t xml:space="preserve">, </w:t>
      </w:r>
      <w:r>
        <w:rPr>
          <w:i/>
        </w:rPr>
        <w:t>3</w:t>
      </w:r>
      <w:r>
        <w:t>(3), 292–297. https://doi.org/10.1038/nclimate1693</w:t>
      </w:r>
    </w:p>
    <w:p>
      <w:pPr>
        <w:pStyle w:val="12"/>
        <w:ind w:left="480" w:hanging="480"/>
      </w:pPr>
      <w:r>
        <w:t xml:space="preserve">Wright, I. J., Reich, P. B., Westoby, M., Ackerly, D. D., Baruch, Z., Bongers, F., Cavender-Bares, J., Chapin, T., Cornelissen, J. H., Diemer, M., Flexas, J., Garnier, E., Groom, P. K., Gulias, J., Hikosaka, K., Lamont, B. B., Lee, T., Lee, W., Lusk, C., … Villar, R. (2004). The worldwide leaf economics spectrum. </w:t>
      </w:r>
      <w:r>
        <w:rPr>
          <w:i/>
        </w:rPr>
        <w:t>Nature</w:t>
      </w:r>
      <w:r>
        <w:t xml:space="preserve">, </w:t>
      </w:r>
      <w:r>
        <w:rPr>
          <w:i/>
        </w:rPr>
        <w:t>428</w:t>
      </w:r>
      <w:r>
        <w:t>, 821–827.</w:t>
      </w:r>
    </w:p>
    <w:p>
      <w:pPr>
        <w:pStyle w:val="12"/>
        <w:ind w:left="480" w:hanging="480"/>
      </w:pPr>
      <w:r>
        <w:t xml:space="preserve">Yang, Y., Saatchi, S., Xu, L., Yu, Y., Lefsky, M., White, L., Knyazikhin, Y., &amp; Myneni, R. (2016). Abiotic Controls on Macroscale Variations of Humid Tropical Forest Height. </w:t>
      </w:r>
      <w:r>
        <w:rPr>
          <w:i/>
        </w:rPr>
        <w:t>Remote Sensing</w:t>
      </w:r>
      <w:r>
        <w:t xml:space="preserve">, </w:t>
      </w:r>
      <w:r>
        <w:rPr>
          <w:i/>
        </w:rPr>
        <w:t>8</w:t>
      </w:r>
      <w:r>
        <w:t>(6), 494. https://doi.org/10.3390/rs8060494</w:t>
      </w:r>
    </w:p>
    <w:p>
      <w:pPr>
        <w:pStyle w:val="12"/>
        <w:ind w:left="480" w:hanging="480"/>
      </w:pPr>
      <w:r>
        <w:t xml:space="preserve">Yanoviak, S. P., Gora, E. M., Bitzer, P. M., Burchfield, J. C., Muller-Landau, H. C., Detto, M., Paton, S., &amp; Hubbell, S. P. (2019). Lightning is a major cause of large tree mortality in a lowland neotropical forest. </w:t>
      </w:r>
      <w:r>
        <w:rPr>
          <w:i/>
        </w:rPr>
        <w:t>New Phytologist</w:t>
      </w:r>
      <w:r>
        <w:t xml:space="preserve">, </w:t>
      </w:r>
      <w:r>
        <w:rPr>
          <w:i/>
        </w:rPr>
        <w:t>225</w:t>
      </w:r>
      <w:r>
        <w:t>(5), 1936–1944. https://doi.org/10.1111/nph.16260</w:t>
      </w:r>
    </w:p>
    <w:p>
      <w:pPr>
        <w:rPr>
          <w:rFonts w:ascii="Times New Roman" w:hAnsi="Times New Roman" w:cs="Times New Roman"/>
          <w:lang w:val="pt-BR"/>
        </w:rPr>
      </w:pPr>
      <w:r>
        <w:rPr>
          <w:rFonts w:ascii="Times New Roman" w:hAnsi="Times New Roman" w:cs="Times New Roman"/>
          <w:lang w:val="pt-BR"/>
        </w:rPr>
        <w:br w:type="page"/>
      </w:r>
    </w:p>
    <w:p>
      <w:pPr>
        <w:pStyle w:val="2"/>
        <w:spacing w:line="480" w:lineRule="auto"/>
        <w:rPr>
          <w:rFonts w:ascii="Times New Roman" w:hAnsi="Times New Roman" w:cs="Times New Roman"/>
          <w:color w:val="auto"/>
          <w:sz w:val="24"/>
          <w:szCs w:val="24"/>
          <w:lang w:val="pt-BR"/>
        </w:rPr>
      </w:pPr>
      <w:r>
        <w:rPr>
          <w:rFonts w:ascii="Times New Roman" w:hAnsi="Times New Roman" w:cs="Times New Roman"/>
          <w:color w:val="auto"/>
          <w:sz w:val="24"/>
          <w:szCs w:val="24"/>
          <w:lang w:val="pt-BR"/>
        </w:rPr>
        <w:t>Supplementary Figures</w:t>
      </w:r>
    </w:p>
    <w:p>
      <w:pPr>
        <w:pStyle w:val="3"/>
        <w:rPr>
          <w:rFonts w:ascii="Times New Roman" w:hAnsi="Times New Roman" w:cs="Times New Roman"/>
          <w:lang w:val="pt-BR"/>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3" name="Imagem 3" descr="SF1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SF1 Methodology"/>
                    <pic:cNvPicPr>
                      <a:picLocks noChangeAspect="1"/>
                    </pic:cNvPicPr>
                  </pic:nvPicPr>
                  <pic:blipFill>
                    <a:blip r:embed="rId12"/>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color w:val="0070C0"/>
        </w:rPr>
      </w:pPr>
      <w:r>
        <w:rPr>
          <w:rFonts w:ascii="Times New Roman" w:hAnsi="Times New Roman" w:cs="Times New Roman"/>
          <w:lang w:val="en-GB"/>
        </w:rPr>
        <w:t xml:space="preserve">Supplementary Figure 1. </w:t>
      </w:r>
      <w:r>
        <w:rPr>
          <w:rFonts w:ascii="Times New Roman" w:hAnsi="Times New Roman"/>
          <w:color w:val="0070C0"/>
        </w:rPr>
        <w:t>The uppermost vegetation heights were employed to compute a canopy height model CHM</w:t>
      </w:r>
      <w:r>
        <w:rPr>
          <w:rFonts w:ascii="Times New Roman" w:hAnsi="Times New Roman"/>
          <w:color w:val="0070C0"/>
          <w:lang w:val="pt-PT"/>
        </w:rPr>
        <w:t xml:space="preserve"> fo</w:t>
      </w:r>
      <w:ins w:id="0" w:author="Michael Keller" w:date="2020-10-01T15:34:00Z">
        <w:r>
          <w:rPr>
            <w:rFonts w:ascii="Times New Roman" w:hAnsi="Times New Roman"/>
            <w:color w:val="0070C0"/>
            <w:lang w:val="pt-PT"/>
          </w:rPr>
          <w:t>r</w:t>
        </w:r>
      </w:ins>
      <w:r>
        <w:rPr>
          <w:rFonts w:ascii="Times New Roman" w:hAnsi="Times New Roman"/>
          <w:color w:val="0070C0"/>
          <w:lang w:val="pt-PT"/>
        </w:rPr>
        <w:t xml:space="preserve"> each transects</w:t>
      </w:r>
      <w:r>
        <w:rPr>
          <w:rFonts w:ascii="Times New Roman" w:hAnsi="Times New Roman"/>
          <w:color w:val="0070C0"/>
        </w:rPr>
        <w:t xml:space="preserve">. </w:t>
      </w:r>
      <w:r>
        <w:rPr>
          <w:rFonts w:ascii="Times New Roman" w:hAnsi="Times New Roman"/>
          <w:color w:val="0070C0"/>
          <w:lang w:val="pt-PT"/>
        </w:rPr>
        <w:t xml:space="preserve">Based on a local </w:t>
      </w:r>
      <w:del w:id="1" w:author="Michael Keller" w:date="2020-10-01T15:34:00Z">
        <w:r>
          <w:rPr>
            <w:rFonts w:ascii="Times New Roman" w:hAnsi="Times New Roman"/>
            <w:color w:val="0070C0"/>
            <w:lang w:val="pt-PT"/>
          </w:rPr>
          <w:delText xml:space="preserve">maxima </w:delText>
        </w:r>
      </w:del>
      <w:ins w:id="2" w:author="Michael Keller" w:date="2020-10-01T15:34:00Z">
        <w:r>
          <w:rPr>
            <w:rFonts w:ascii="Times New Roman" w:hAnsi="Times New Roman"/>
            <w:color w:val="0070C0"/>
            <w:lang w:val="pt-PT"/>
          </w:rPr>
          <w:t xml:space="preserve">maximm </w:t>
        </w:r>
      </w:ins>
      <w:r>
        <w:rPr>
          <w:rFonts w:ascii="Times New Roman" w:hAnsi="Times New Roman"/>
          <w:color w:val="0070C0"/>
          <w:lang w:val="pt-PT"/>
        </w:rPr>
        <w:t xml:space="preserve">filter, the </w:t>
      </w:r>
      <w:r>
        <w:rPr>
          <w:rFonts w:ascii="Times New Roman" w:hAnsi="Times New Roman"/>
          <w:color w:val="0070C0"/>
        </w:rPr>
        <w:t>tallest tree</w:t>
      </w:r>
      <w:r>
        <w:rPr>
          <w:rFonts w:ascii="Times New Roman" w:hAnsi="Times New Roman"/>
          <w:color w:val="0070C0"/>
          <w:lang w:val="pt-PT"/>
        </w:rPr>
        <w:t xml:space="preserve">s of each transects was located, and the tallest individual </w:t>
      </w:r>
      <w:r>
        <w:rPr>
          <w:rFonts w:ascii="Times New Roman" w:hAnsi="Times New Roman"/>
          <w:color w:val="0070C0"/>
        </w:rPr>
        <w:t>was identified</w:t>
      </w:r>
      <w:r>
        <w:rPr>
          <w:rFonts w:ascii="Times New Roman" w:hAnsi="Times New Roman"/>
          <w:color w:val="0070C0"/>
          <w:lang w:val="pt-PT"/>
        </w:rPr>
        <w:t xml:space="preserve"> and</w:t>
      </w:r>
      <w:r>
        <w:rPr>
          <w:rFonts w:ascii="Times New Roman" w:hAnsi="Times New Roman"/>
          <w:color w:val="0070C0"/>
        </w:rPr>
        <w:t xml:space="preserve"> isolated </w:t>
      </w:r>
      <w:r>
        <w:rPr>
          <w:rFonts w:ascii="Times New Roman" w:hAnsi="Times New Roman"/>
          <w:color w:val="0070C0"/>
          <w:lang w:val="pt-PT"/>
        </w:rPr>
        <w:t xml:space="preserve">to represent each </w:t>
      </w:r>
      <w:r>
        <w:rPr>
          <w:rFonts w:ascii="Times New Roman" w:hAnsi="Times New Roman"/>
          <w:color w:val="0070C0"/>
        </w:rPr>
        <w:t xml:space="preserve">transect. </w:t>
      </w:r>
    </w:p>
    <w:p>
      <w:pPr>
        <w:pStyle w:val="3"/>
        <w:rPr>
          <w:rFonts w:ascii="Times New Roman" w:hAnsi="Times New Roman" w:cs="Times New Roman"/>
          <w:lang w:val="en-GB"/>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398135" cy="2517775"/>
            <wp:effectExtent l="0" t="0" r="12065" b="15875"/>
            <wp:docPr id="6" name="Imagem 6" descr="SF2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SF2 Importance"/>
                    <pic:cNvPicPr>
                      <a:picLocks noChangeAspect="1"/>
                    </pic:cNvPicPr>
                  </pic:nvPicPr>
                  <pic:blipFill>
                    <a:blip r:embed="rId13"/>
                    <a:stretch>
                      <a:fillRect/>
                    </a:stretch>
                  </pic:blipFill>
                  <pic:spPr>
                    <a:xfrm>
                      <a:off x="0" y="0"/>
                      <a:ext cx="5398135" cy="2517775"/>
                    </a:xfrm>
                    <a:prstGeom prst="rect">
                      <a:avLst/>
                    </a:prstGeom>
                  </pic:spPr>
                </pic:pic>
              </a:graphicData>
            </a:graphic>
          </wp:inline>
        </w:drawing>
      </w:r>
    </w:p>
    <w:p>
      <w:pPr>
        <w:pStyle w:val="37"/>
        <w:spacing w:line="480" w:lineRule="auto"/>
        <w:rPr>
          <w:rFonts w:ascii="Times New Roman" w:hAnsi="Times New Roman" w:cs="Times New Roman"/>
          <w:lang w:val="en-GB"/>
        </w:rPr>
      </w:pPr>
      <w:r>
        <w:rPr>
          <w:rFonts w:ascii="Times New Roman" w:hAnsi="Times New Roman" w:cs="Times New Roman"/>
          <w:lang w:val="en-GB"/>
        </w:rPr>
        <w:t xml:space="preserve">Supplementary Figure 2. Variable importance considering the mean increase in accuracy (mse_increase) and the mean </w:t>
      </w:r>
      <w:r>
        <w:rPr>
          <w:rFonts w:ascii="Times New Roman" w:hAnsi="Times New Roman" w:cs="Times New Roman"/>
          <w:lang w:val="pt-PT"/>
        </w:rPr>
        <w:t xml:space="preserve">increase </w:t>
      </w:r>
      <w:r>
        <w:rPr>
          <w:rFonts w:ascii="Times New Roman" w:hAnsi="Times New Roman" w:cs="Times New Roman"/>
          <w:lang w:val="en-GB"/>
        </w:rPr>
        <w:t>in node purity (node_purity_increase).</w:t>
      </w:r>
    </w:p>
    <w:p>
      <w:pPr>
        <w:pStyle w:val="37"/>
        <w:spacing w:line="480" w:lineRule="auto"/>
        <w:rPr>
          <w:rFonts w:ascii="Times New Roman" w:hAnsi="Times New Roman" w:cs="Times New Roman"/>
          <w:lang w:val="en-GB"/>
        </w:rPr>
      </w:pPr>
      <w:r>
        <w:rPr>
          <w:rFonts w:ascii="Times New Roman" w:hAnsi="Times New Roman" w:cs="Times New Roman"/>
          <w:lang w:val="en-GB"/>
        </w:rPr>
        <w:br w:type="page"/>
      </w:r>
    </w:p>
    <w:p>
      <w:pPr>
        <w:pStyle w:val="37"/>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599815" cy="3599815"/>
            <wp:effectExtent l="0" t="0" r="635" b="635"/>
            <wp:docPr id="7" name="Imagem 7" descr="SF3 ObservedPred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SF3 ObservedPredicted"/>
                    <pic:cNvPicPr>
                      <a:picLocks noChangeAspect="1"/>
                    </pic:cNvPicPr>
                  </pic:nvPicPr>
                  <pic:blipFill>
                    <a:blip r:embed="rId14"/>
                    <a:stretch>
                      <a:fillRect/>
                    </a:stretch>
                  </pic:blipFill>
                  <pic:spPr>
                    <a:xfrm>
                      <a:off x="0" y="0"/>
                      <a:ext cx="3599815" cy="3599815"/>
                    </a:xfrm>
                    <a:prstGeom prst="rect">
                      <a:avLst/>
                    </a:prstGeom>
                  </pic:spPr>
                </pic:pic>
              </a:graphicData>
            </a:graphic>
          </wp:inline>
        </w:drawing>
      </w:r>
    </w:p>
    <w:p>
      <w:pPr>
        <w:pStyle w:val="37"/>
        <w:spacing w:line="480" w:lineRule="auto"/>
        <w:jc w:val="both"/>
        <w:rPr>
          <w:rFonts w:ascii="Times New Roman" w:hAnsi="Times New Roman" w:cs="Times New Roman"/>
          <w:lang w:val="en-GB"/>
        </w:rPr>
      </w:pPr>
      <w:commentRangeStart w:id="7"/>
      <w:r>
        <w:rPr>
          <w:rFonts w:ascii="Times New Roman" w:hAnsi="Times New Roman" w:cs="Times New Roman"/>
          <w:lang w:val="en-GB"/>
        </w:rPr>
        <w:t xml:space="preserve">Supplementary Figure </w:t>
      </w:r>
      <w:r>
        <w:rPr>
          <w:rFonts w:ascii="Times New Roman" w:hAnsi="Times New Roman" w:cs="Times New Roman"/>
          <w:lang w:val="pt-PT"/>
        </w:rPr>
        <w:t>3</w:t>
      </w:r>
      <w:r>
        <w:rPr>
          <w:rFonts w:ascii="Times New Roman" w:hAnsi="Times New Roman" w:cs="Times New Roman"/>
          <w:lang w:val="en-GB"/>
        </w:rPr>
        <w:t>. Observed versus predicted maximum height by the Random Forest model.</w:t>
      </w:r>
      <w:commentRangeEnd w:id="7"/>
      <w:r>
        <w:rPr>
          <w:rStyle w:val="21"/>
          <w:i w:val="0"/>
        </w:rPr>
        <w:commentReference w:id="7"/>
      </w:r>
    </w:p>
    <w:p>
      <w:pPr>
        <w:rPr>
          <w:rFonts w:ascii="Times New Roman" w:hAnsi="Times New Roman" w:cs="Times New Roman"/>
          <w:lang w:val="en-GB"/>
        </w:rPr>
      </w:pPr>
      <w:r>
        <w:rPr>
          <w:rFonts w:ascii="Times New Roman" w:hAnsi="Times New Roman" w:cs="Times New Roman"/>
          <w:lang w:val="en-GB"/>
        </w:rPr>
        <w:br w:type="page"/>
      </w:r>
    </w:p>
    <w:p>
      <w:pPr>
        <w:pStyle w:val="36"/>
        <w:spacing w:line="480" w:lineRule="auto"/>
        <w:rPr>
          <w:rFonts w:ascii="Times New Roman" w:hAnsi="Times New Roman" w:cs="Times New Roman"/>
          <w:lang w:val="pt-BR"/>
        </w:rPr>
      </w:pPr>
      <w:r>
        <w:rPr>
          <w:rFonts w:ascii="Times New Roman" w:hAnsi="Times New Roman" w:cs="Times New Roman"/>
          <w:lang w:val="pt-BR"/>
        </w:rPr>
        <w:t xml:space="preserve">Supplementary </w:t>
      </w:r>
      <w:r>
        <w:rPr>
          <w:rFonts w:ascii="Times New Roman" w:hAnsi="Times New Roman" w:cs="Times New Roman"/>
          <w:lang w:val="en-GB"/>
        </w:rPr>
        <w:t xml:space="preserve">Table 1. </w:t>
      </w:r>
      <w:r>
        <w:rPr>
          <w:rFonts w:ascii="Times New Roman" w:hAnsi="Times New Roman" w:cs="Times New Roman"/>
          <w:lang w:val="pt-BR"/>
        </w:rPr>
        <w:t>V</w:t>
      </w:r>
      <w:r>
        <w:rPr>
          <w:rFonts w:ascii="Times New Roman" w:hAnsi="Times New Roman" w:cs="Times New Roman"/>
        </w:rPr>
        <w:t xml:space="preserve">ariable importance results </w:t>
      </w:r>
      <w:r>
        <w:rPr>
          <w:rFonts w:ascii="Times New Roman" w:hAnsi="Times New Roman" w:cs="Times New Roman"/>
          <w:lang w:val="pt-BR"/>
        </w:rPr>
        <w:t xml:space="preserve">for the </w:t>
      </w:r>
      <w:r>
        <w:rPr>
          <w:rFonts w:ascii="Times New Roman" w:hAnsi="Times New Roman" w:cs="Times New Roman"/>
        </w:rPr>
        <w:t xml:space="preserve">Random Forest model </w:t>
      </w:r>
      <w:r>
        <w:rPr>
          <w:rFonts w:ascii="Times New Roman" w:hAnsi="Times New Roman" w:cs="Times New Roman"/>
          <w:lang w:val="pt-BR"/>
        </w:rPr>
        <w:t>adjusted considering all the transects, and removing transects located in secondary and degraded forests (i.e. intact forest).</w:t>
      </w:r>
    </w:p>
    <w:tbl>
      <w:tblPr>
        <w:tblStyle w:val="27"/>
        <w:tblW w:w="2855" w:type="pct"/>
        <w:jc w:val="center"/>
        <w:tblLayout w:type="autofit"/>
        <w:tblCellMar>
          <w:top w:w="0" w:type="dxa"/>
          <w:left w:w="108" w:type="dxa"/>
          <w:bottom w:w="0" w:type="dxa"/>
          <w:right w:w="108" w:type="dxa"/>
        </w:tblCellMar>
      </w:tblPr>
      <w:tblGrid>
        <w:gridCol w:w="1347"/>
        <w:gridCol w:w="1958"/>
        <w:gridCol w:w="2163"/>
      </w:tblGrid>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Importance</w:t>
            </w:r>
            <w:r>
              <w:rPr>
                <w:rFonts w:ascii="Times New Roman" w:hAnsi="Times New Roman" w:cs="Times New Roman"/>
                <w:sz w:val="16"/>
                <w:szCs w:val="16"/>
                <w:lang w:val="pt-BR"/>
              </w:rPr>
              <w:t xml:space="preserve"> including all transects</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c>
          <w:tcPr>
            <w:tcW w:w="1977" w:type="pct"/>
          </w:tcPr>
          <w:p>
            <w:pPr>
              <w:pStyle w:val="30"/>
              <w:spacing w:line="480" w:lineRule="auto"/>
              <w:jc w:val="center"/>
              <w:rPr>
                <w:rFonts w:ascii="Times New Roman" w:hAnsi="Times New Roman" w:cs="Times New Roman"/>
                <w:sz w:val="16"/>
                <w:szCs w:val="16"/>
                <w:lang w:val="pt-PT"/>
              </w:rPr>
            </w:pPr>
            <w:r>
              <w:rPr>
                <w:rFonts w:ascii="Times New Roman" w:hAnsi="Times New Roman" w:cs="Times New Roman"/>
                <w:sz w:val="16"/>
                <w:szCs w:val="16"/>
                <w:lang w:val="pt-BR"/>
              </w:rPr>
              <w:t xml:space="preserve">Importance </w:t>
            </w:r>
            <w:r>
              <w:rPr>
                <w:rFonts w:ascii="Times New Roman" w:hAnsi="Times New Roman" w:cs="Times New Roman"/>
                <w:sz w:val="16"/>
                <w:szCs w:val="16"/>
                <w:lang w:val="pt-PT"/>
              </w:rPr>
              <w:t>excluding secondary and degraded forest</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22.5</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21.8</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20.9</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17.2</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9.6</w:t>
            </w:r>
          </w:p>
        </w:tc>
      </w:tr>
    </w:tbl>
    <w:p>
      <w:pPr>
        <w:pStyle w:val="37"/>
        <w:spacing w:line="480" w:lineRule="auto"/>
        <w:jc w:val="both"/>
        <w:rPr>
          <w:rFonts w:ascii="Times New Roman" w:hAnsi="Times New Roman" w:cs="Times New Roman"/>
          <w:lang w:val="en-GB"/>
        </w:rPr>
      </w:pPr>
    </w:p>
    <w:sectPr>
      <w:pgSz w:w="12240" w:h="15840"/>
      <w:pgMar w:top="1440" w:right="1440" w:bottom="1440" w:left="1440" w:header="720" w:footer="720" w:gutter="0"/>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hael Keller" w:date="2020-10-02T11:27:00Z" w:initials="">
    <w:p w14:paraId="4DB76AF0">
      <w:pPr>
        <w:pStyle w:val="10"/>
      </w:pPr>
      <w:r>
        <w:t>Because of the specific number, this requires a citation.  Saatchi et al. 2011?  Baccini et al 2012.  I’m not sure where you got the 17% figure.</w:t>
      </w:r>
    </w:p>
  </w:comment>
  <w:comment w:id="1" w:author="Unknown" w:date="2020-10-05T10:08:18Z" w:initials="RV">
    <w:p w14:paraId="151C02A0">
      <w:pPr>
        <w:pStyle w:val="10"/>
        <w:rPr>
          <w:rFonts w:hint="default"/>
          <w:lang w:val="pt-BR"/>
        </w:rPr>
      </w:pPr>
      <w:r>
        <w:rPr>
          <w:rFonts w:hint="default"/>
          <w:lang w:val="pt-BR"/>
        </w:rPr>
        <w:t>Michael wants to return to this paragraph.</w:t>
      </w:r>
    </w:p>
  </w:comment>
  <w:comment w:id="2" w:author="Unknown" w:date="2020-10-05T10:22:32Z" w:initials="RV">
    <w:p w14:paraId="7CCA2F30">
      <w:pPr>
        <w:pStyle w:val="10"/>
        <w:rPr>
          <w:rFonts w:hint="default"/>
          <w:lang w:val="pt-BR"/>
        </w:rPr>
      </w:pPr>
      <w:r>
        <w:rPr>
          <w:rFonts w:hint="default"/>
          <w:lang w:val="pt-BR"/>
        </w:rPr>
        <w:t>Insert in references.</w:t>
      </w:r>
    </w:p>
  </w:comment>
  <w:comment w:id="3" w:author="Michael Keller" w:date="2020-10-02T16:38:00Z" w:initials="">
    <w:p w14:paraId="3A534F2F">
      <w:pPr>
        <w:pStyle w:val="12"/>
        <w:rPr>
          <w:rFonts w:eastAsia="Times New Roman"/>
          <w:lang w:eastAsia="en-US"/>
        </w:rPr>
      </w:pPr>
      <w:r>
        <w:rPr>
          <w:rFonts w:ascii="AdvPalR" w:hAnsi="AdvPalR" w:eastAsia="Times New Roman"/>
          <w:sz w:val="18"/>
          <w:szCs w:val="18"/>
          <w:lang w:eastAsia="en-US"/>
        </w:rPr>
        <w:t xml:space="preserve">Global Change Biology (2004) </w:t>
      </w:r>
      <w:r>
        <w:rPr>
          <w:rFonts w:ascii="AdvPalB" w:hAnsi="AdvPalB" w:eastAsia="Times New Roman"/>
          <w:sz w:val="18"/>
          <w:szCs w:val="18"/>
          <w:lang w:eastAsia="en-US"/>
        </w:rPr>
        <w:t xml:space="preserve">10, </w:t>
      </w:r>
      <w:r>
        <w:rPr>
          <w:rFonts w:ascii="AdvPalR" w:hAnsi="AdvPalR" w:eastAsia="Times New Roman"/>
          <w:sz w:val="18"/>
          <w:szCs w:val="18"/>
          <w:lang w:eastAsia="en-US"/>
        </w:rPr>
        <w:t>545–562, doi: 10.1111/j.1529-8817.2003.00751.x</w:t>
      </w:r>
    </w:p>
    <w:p w14:paraId="1E8E561D">
      <w:pPr>
        <w:pStyle w:val="10"/>
      </w:pPr>
    </w:p>
  </w:comment>
  <w:comment w:id="4" w:author="Unknown" w:date="2020-10-05T10:50:55Z" w:initials="RV">
    <w:p w14:paraId="04C51781">
      <w:pPr>
        <w:pStyle w:val="10"/>
        <w:rPr>
          <w:rFonts w:hint="default"/>
          <w:lang w:val="pt-BR"/>
        </w:rPr>
      </w:pPr>
      <w:r>
        <w:rPr>
          <w:rFonts w:hint="default"/>
          <w:lang w:val="pt-BR"/>
        </w:rPr>
        <w:t>Remover Cosme.</w:t>
      </w:r>
    </w:p>
  </w:comment>
  <w:comment w:id="5" w:author="Michael Keller" w:date="2020-10-02T17:38:00Z" w:initials="">
    <w:p w14:paraId="647307D7">
      <w:pPr>
        <w:pStyle w:val="10"/>
      </w:pPr>
      <w:r>
        <w:fldChar w:fldCharType="begin"/>
      </w:r>
      <w:r>
        <w:instrText xml:space="preserve"> HYPERLINK "https://www.sciencedirect.com/science/article/pii/S0168192317300825" </w:instrText>
      </w:r>
      <w:r>
        <w:fldChar w:fldCharType="separate"/>
      </w:r>
      <w:r>
        <w:rPr>
          <w:rStyle w:val="26"/>
        </w:rPr>
        <w:t>https://www.sciencedirect.com/science/article/pii/S0168192317300825</w:t>
      </w:r>
      <w:r>
        <w:rPr>
          <w:rStyle w:val="26"/>
        </w:rPr>
        <w:fldChar w:fldCharType="end"/>
      </w:r>
    </w:p>
    <w:p w14:paraId="61FB09D6">
      <w:pPr>
        <w:pStyle w:val="10"/>
      </w:pPr>
    </w:p>
  </w:comment>
  <w:comment w:id="6" w:author="Michael Keller" w:date="2020-10-02T17:40:00Z" w:initials="">
    <w:p w14:paraId="5DF652D0">
      <w:pPr>
        <w:spacing w:after="0"/>
        <w:rPr>
          <w:rFonts w:ascii="Times New Roman" w:hAnsi="Times New Roman" w:eastAsia="Times New Roman" w:cs="Times New Roman"/>
        </w:rPr>
      </w:pPr>
      <w:r>
        <w:rPr>
          <w:rFonts w:ascii="Arial" w:hAnsi="Arial" w:eastAsia="Times New Roman" w:cs="Arial"/>
          <w:color w:val="222222"/>
          <w:sz w:val="20"/>
          <w:szCs w:val="20"/>
          <w:shd w:val="clear" w:color="auto" w:fill="FFFFFF"/>
        </w:rPr>
        <w:t>Bastin, J.F., Rutishauser, E., Kellner, J.R., Saatchi, S., Pélissier, R., Hérault, B., Slik, F., Bogaert, J., De Cannière, C., Marshall, A.R. and Poulsen, J., 2018. Pan</w:t>
      </w:r>
      <w:r>
        <w:rPr>
          <w:rFonts w:ascii="Cambria Math" w:hAnsi="Cambria Math" w:eastAsia="Times New Roman" w:cs="Cambria Math"/>
          <w:color w:val="222222"/>
          <w:sz w:val="20"/>
          <w:szCs w:val="20"/>
          <w:shd w:val="clear" w:color="auto" w:fill="FFFFFF"/>
        </w:rPr>
        <w:t>‐</w:t>
      </w:r>
      <w:r>
        <w:rPr>
          <w:rFonts w:ascii="Arial" w:hAnsi="Arial" w:eastAsia="Times New Roman" w:cs="Arial"/>
          <w:color w:val="222222"/>
          <w:sz w:val="20"/>
          <w:szCs w:val="20"/>
          <w:shd w:val="clear" w:color="auto" w:fill="FFFFFF"/>
        </w:rPr>
        <w:t>tropical prediction of forest structure from the largest trees. </w:t>
      </w:r>
      <w:r>
        <w:rPr>
          <w:rFonts w:ascii="Arial" w:hAnsi="Arial" w:eastAsia="Times New Roman" w:cs="Arial"/>
          <w:i/>
          <w:iCs/>
          <w:color w:val="222222"/>
          <w:sz w:val="20"/>
          <w:szCs w:val="20"/>
          <w:shd w:val="clear" w:color="auto" w:fill="FFFFFF"/>
        </w:rPr>
        <w:t>Global ecology and biogeography</w:t>
      </w:r>
      <w:r>
        <w:rPr>
          <w:rFonts w:ascii="Arial" w:hAnsi="Arial" w:eastAsia="Times New Roman" w:cs="Arial"/>
          <w:color w:val="222222"/>
          <w:sz w:val="20"/>
          <w:szCs w:val="20"/>
          <w:shd w:val="clear" w:color="auto" w:fill="FFFFFF"/>
        </w:rPr>
        <w:t>, </w:t>
      </w:r>
      <w:r>
        <w:rPr>
          <w:rFonts w:ascii="Arial" w:hAnsi="Arial" w:eastAsia="Times New Roman" w:cs="Arial"/>
          <w:i/>
          <w:iCs/>
          <w:color w:val="222222"/>
          <w:sz w:val="20"/>
          <w:szCs w:val="20"/>
          <w:shd w:val="clear" w:color="auto" w:fill="FFFFFF"/>
        </w:rPr>
        <w:t>27</w:t>
      </w:r>
      <w:r>
        <w:rPr>
          <w:rFonts w:ascii="Arial" w:hAnsi="Arial" w:eastAsia="Times New Roman" w:cs="Arial"/>
          <w:color w:val="222222"/>
          <w:sz w:val="20"/>
          <w:szCs w:val="20"/>
          <w:shd w:val="clear" w:color="auto" w:fill="FFFFFF"/>
        </w:rPr>
        <w:t>(11), pp.1366-1383.</w:t>
      </w:r>
    </w:p>
    <w:p w14:paraId="400A0744">
      <w:pPr>
        <w:pStyle w:val="10"/>
      </w:pPr>
    </w:p>
  </w:comment>
  <w:comment w:id="7" w:author="Michael Keller" w:date="2020-10-01T15:50:00Z" w:initials="">
    <w:p w14:paraId="616B78DB">
      <w:pPr>
        <w:pStyle w:val="10"/>
      </w:pPr>
      <w:r>
        <w:t>Consider putting a 1:1 line on the graph.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DB76AF0" w15:done="0"/>
  <w15:commentEx w15:paraId="151C02A0" w15:done="0"/>
  <w15:commentEx w15:paraId="7CCA2F30" w15:done="0"/>
  <w15:commentEx w15:paraId="1E8E561D" w15:done="0"/>
  <w15:commentEx w15:paraId="04C51781" w15:done="0"/>
  <w15:commentEx w15:paraId="61FB09D6" w15:done="0"/>
  <w15:commentEx w15:paraId="400A0744" w15:done="0"/>
  <w15:commentEx w15:paraId="616B78D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AdvPalR">
    <w:altName w:val="Cambria"/>
    <w:panose1 w:val="020B0604020202020204"/>
    <w:charset w:val="00"/>
    <w:family w:val="roman"/>
    <w:pitch w:val="default"/>
    <w:sig w:usb0="00000000" w:usb1="00000000" w:usb2="00000000" w:usb3="00000000" w:csb0="00000000" w:csb1="00000000"/>
  </w:font>
  <w:font w:name="AdvPalB">
    <w:altName w:val="Cambria"/>
    <w:panose1 w:val="020B0604020202020204"/>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hael Keller">
    <w15:presenceInfo w15:providerId="Windows Live" w15:userId="4cc04fabc27d9f13"/>
  </w15:person>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ocumentProtection w:enforcement="0"/>
  <w:defaultTabStop w:val="720"/>
  <w:drawingGridHorizontalSpacing w:val="360"/>
  <w:drawingGridVerticalSpacing w:val="36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32F6"/>
    <w:rsid w:val="00072CFA"/>
    <w:rsid w:val="00076AC7"/>
    <w:rsid w:val="001472E0"/>
    <w:rsid w:val="00157B63"/>
    <w:rsid w:val="001A621B"/>
    <w:rsid w:val="001D20C2"/>
    <w:rsid w:val="002272E8"/>
    <w:rsid w:val="00241AF6"/>
    <w:rsid w:val="002620E0"/>
    <w:rsid w:val="002C6AD1"/>
    <w:rsid w:val="00324C2D"/>
    <w:rsid w:val="00330BA8"/>
    <w:rsid w:val="00391999"/>
    <w:rsid w:val="00392004"/>
    <w:rsid w:val="003D2869"/>
    <w:rsid w:val="00430B14"/>
    <w:rsid w:val="004360A0"/>
    <w:rsid w:val="00466DF9"/>
    <w:rsid w:val="004929ED"/>
    <w:rsid w:val="00496615"/>
    <w:rsid w:val="004E29B3"/>
    <w:rsid w:val="00590D07"/>
    <w:rsid w:val="005F6031"/>
    <w:rsid w:val="00631473"/>
    <w:rsid w:val="00636913"/>
    <w:rsid w:val="00636AC3"/>
    <w:rsid w:val="00643A26"/>
    <w:rsid w:val="00661496"/>
    <w:rsid w:val="00664516"/>
    <w:rsid w:val="006700FC"/>
    <w:rsid w:val="006962EF"/>
    <w:rsid w:val="006F25BD"/>
    <w:rsid w:val="00766F78"/>
    <w:rsid w:val="00784D58"/>
    <w:rsid w:val="007B1C32"/>
    <w:rsid w:val="007C1AEF"/>
    <w:rsid w:val="007E6976"/>
    <w:rsid w:val="00825529"/>
    <w:rsid w:val="00846EB5"/>
    <w:rsid w:val="00852D28"/>
    <w:rsid w:val="00893081"/>
    <w:rsid w:val="008D6863"/>
    <w:rsid w:val="008E142D"/>
    <w:rsid w:val="00920FC4"/>
    <w:rsid w:val="00940387"/>
    <w:rsid w:val="009A1482"/>
    <w:rsid w:val="009C1A08"/>
    <w:rsid w:val="009F2F05"/>
    <w:rsid w:val="00A65E81"/>
    <w:rsid w:val="00A83668"/>
    <w:rsid w:val="00A91158"/>
    <w:rsid w:val="00AD7BF2"/>
    <w:rsid w:val="00B042F6"/>
    <w:rsid w:val="00B32EF5"/>
    <w:rsid w:val="00B353C6"/>
    <w:rsid w:val="00B537D9"/>
    <w:rsid w:val="00B72AEF"/>
    <w:rsid w:val="00B86B75"/>
    <w:rsid w:val="00B9035D"/>
    <w:rsid w:val="00BC48D5"/>
    <w:rsid w:val="00C262FD"/>
    <w:rsid w:val="00C26913"/>
    <w:rsid w:val="00C36279"/>
    <w:rsid w:val="00C36E92"/>
    <w:rsid w:val="00C67B1E"/>
    <w:rsid w:val="00C73CAA"/>
    <w:rsid w:val="00C86C33"/>
    <w:rsid w:val="00CA7047"/>
    <w:rsid w:val="00CC0E26"/>
    <w:rsid w:val="00CC76D0"/>
    <w:rsid w:val="00CD1382"/>
    <w:rsid w:val="00D82EF5"/>
    <w:rsid w:val="00D86BC9"/>
    <w:rsid w:val="00DB235D"/>
    <w:rsid w:val="00DB4205"/>
    <w:rsid w:val="00DD413A"/>
    <w:rsid w:val="00DE1082"/>
    <w:rsid w:val="00E11E49"/>
    <w:rsid w:val="00E315A3"/>
    <w:rsid w:val="00E36845"/>
    <w:rsid w:val="00E57CA2"/>
    <w:rsid w:val="00E6384E"/>
    <w:rsid w:val="00E81264"/>
    <w:rsid w:val="00EB02AC"/>
    <w:rsid w:val="00ED4CF5"/>
    <w:rsid w:val="00EE3DD4"/>
    <w:rsid w:val="00EF16B2"/>
    <w:rsid w:val="00F1566D"/>
    <w:rsid w:val="00F4198C"/>
    <w:rsid w:val="00F45CFE"/>
    <w:rsid w:val="00F607B1"/>
    <w:rsid w:val="00F66EC0"/>
    <w:rsid w:val="00F716C7"/>
    <w:rsid w:val="00F9764F"/>
    <w:rsid w:val="00FA10C3"/>
    <w:rsid w:val="00FC7D2C"/>
    <w:rsid w:val="00FD4DBB"/>
    <w:rsid w:val="00FD5B9B"/>
    <w:rsid w:val="00FD7131"/>
    <w:rsid w:val="0159297B"/>
    <w:rsid w:val="02321E74"/>
    <w:rsid w:val="04795B58"/>
    <w:rsid w:val="05EA62B6"/>
    <w:rsid w:val="079F3E6F"/>
    <w:rsid w:val="098B4F18"/>
    <w:rsid w:val="0AF457BA"/>
    <w:rsid w:val="0B1D2A53"/>
    <w:rsid w:val="0CE56E26"/>
    <w:rsid w:val="0D6A25C6"/>
    <w:rsid w:val="0D7D49D5"/>
    <w:rsid w:val="0E5A701E"/>
    <w:rsid w:val="14151192"/>
    <w:rsid w:val="17365227"/>
    <w:rsid w:val="1B2C1FF5"/>
    <w:rsid w:val="1CA34A6F"/>
    <w:rsid w:val="1EF94E1B"/>
    <w:rsid w:val="20450DC5"/>
    <w:rsid w:val="21314C74"/>
    <w:rsid w:val="23880603"/>
    <w:rsid w:val="23F34A24"/>
    <w:rsid w:val="24B10C40"/>
    <w:rsid w:val="27B23E49"/>
    <w:rsid w:val="29A833ED"/>
    <w:rsid w:val="2A867DF6"/>
    <w:rsid w:val="2FCF11D8"/>
    <w:rsid w:val="31ED443B"/>
    <w:rsid w:val="32404A02"/>
    <w:rsid w:val="32ED57B6"/>
    <w:rsid w:val="33B85C21"/>
    <w:rsid w:val="38295CC8"/>
    <w:rsid w:val="394B4047"/>
    <w:rsid w:val="3CBE6508"/>
    <w:rsid w:val="41A503AD"/>
    <w:rsid w:val="45572346"/>
    <w:rsid w:val="4A8565A4"/>
    <w:rsid w:val="4B3F4278"/>
    <w:rsid w:val="4EBD665C"/>
    <w:rsid w:val="4F311B85"/>
    <w:rsid w:val="50756439"/>
    <w:rsid w:val="53BF2C41"/>
    <w:rsid w:val="54072ABD"/>
    <w:rsid w:val="546951D7"/>
    <w:rsid w:val="54802E2F"/>
    <w:rsid w:val="568B5BCD"/>
    <w:rsid w:val="57037701"/>
    <w:rsid w:val="58C10D34"/>
    <w:rsid w:val="5D4E1B4B"/>
    <w:rsid w:val="60230184"/>
    <w:rsid w:val="65541298"/>
    <w:rsid w:val="65C87109"/>
    <w:rsid w:val="683B0C99"/>
    <w:rsid w:val="68E4069A"/>
    <w:rsid w:val="6A4911AB"/>
    <w:rsid w:val="6B5601A8"/>
    <w:rsid w:val="6D384A18"/>
    <w:rsid w:val="717C350E"/>
    <w:rsid w:val="71E130A9"/>
    <w:rsid w:val="7401194D"/>
    <w:rsid w:val="775D7E60"/>
    <w:rsid w:val="78D81243"/>
    <w:rsid w:val="79B1091B"/>
    <w:rsid w:val="7AF7400A"/>
    <w:rsid w:val="7AFD4A23"/>
    <w:rsid w:val="7B900864"/>
    <w:rsid w:val="7C0810A0"/>
    <w:rsid w:val="7C890ACD"/>
    <w:rsid w:val="7D6C25EB"/>
    <w:rsid w:val="7F4E3023"/>
    <w:rsid w:val="7FAE7E64"/>
    <w:rsid w:val="7FBB6B2B"/>
    <w:rsid w:val="A96A327D"/>
    <w:rsid w:val="CE654551"/>
    <w:rsid w:val="CF7B0FA4"/>
    <w:rsid w:val="D7AF59C4"/>
    <w:rsid w:val="DDFFEC0D"/>
    <w:rsid w:val="DF3BD8DE"/>
    <w:rsid w:val="EBDB464C"/>
    <w:rsid w:val="F2D6D5E9"/>
    <w:rsid w:val="F4F1FC7E"/>
    <w:rsid w:val="FDFFA3DC"/>
    <w:rsid w:val="FEB2DD8E"/>
    <w:rsid w:val="FEBFD72D"/>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atentStyles>
  <w:style w:type="paragraph" w:default="1" w:styleId="1">
    <w:name w:val="Normal"/>
    <w:qFormat/>
    <w:uiPriority w:val="0"/>
    <w:pPr>
      <w:spacing w:after="200" w:line="259" w:lineRule="auto"/>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19">
    <w:name w:val="Default Paragraph Font"/>
    <w:unhideWhenUsed/>
    <w:uiPriority w:val="1"/>
  </w:style>
  <w:style w:type="table" w:default="1" w:styleId="27">
    <w:name w:val="Normal Table"/>
    <w:semiHidden/>
    <w:unhideWhenUsed/>
    <w:uiPriority w:val="99"/>
    <w:tblPr>
      <w:tblCellMar>
        <w:top w:w="0" w:type="dxa"/>
        <w:left w:w="108" w:type="dxa"/>
        <w:bottom w:w="0" w:type="dxa"/>
        <w:right w:w="108" w:type="dxa"/>
      </w:tblCellMar>
    </w:tblPr>
  </w:style>
  <w:style w:type="paragraph" w:styleId="3">
    <w:name w:val="Body Text"/>
    <w:basedOn w:val="1"/>
    <w:link w:val="25"/>
    <w:qFormat/>
    <w:uiPriority w:val="0"/>
    <w:pPr>
      <w:spacing w:before="180" w:after="180"/>
    </w:pPr>
  </w:style>
  <w:style w:type="paragraph" w:styleId="9">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0">
    <w:name w:val="annotation text"/>
    <w:basedOn w:val="1"/>
    <w:link w:val="75"/>
    <w:qFormat/>
    <w:uiPriority w:val="0"/>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12">
    <w:name w:val="Normal (Web)"/>
    <w:qFormat/>
    <w:uiPriority w:val="99"/>
    <w:pPr>
      <w:spacing w:beforeAutospacing="1" w:after="160" w:afterAutospacing="1" w:line="259" w:lineRule="auto"/>
    </w:pPr>
    <w:rPr>
      <w:rFonts w:ascii="Times New Roman" w:hAnsi="Times New Roman" w:eastAsia="SimSun" w:cs="Times New Roman"/>
      <w:sz w:val="24"/>
      <w:szCs w:val="24"/>
      <w:lang w:val="en-US" w:eastAsia="zh-CN" w:bidi="ar-SA"/>
    </w:rPr>
  </w:style>
  <w:style w:type="paragraph" w:styleId="13">
    <w:name w:val="annotation subject"/>
    <w:basedOn w:val="10"/>
    <w:next w:val="10"/>
    <w:link w:val="76"/>
    <w:qFormat/>
    <w:uiPriority w:val="0"/>
    <w:rPr>
      <w:b/>
      <w:bCs/>
      <w:sz w:val="20"/>
      <w:szCs w:val="20"/>
    </w:rPr>
  </w:style>
  <w:style w:type="paragraph" w:styleId="14">
    <w:name w:val="caption"/>
    <w:basedOn w:val="1"/>
    <w:next w:val="1"/>
    <w:qFormat/>
    <w:uiPriority w:val="0"/>
    <w:pPr>
      <w:spacing w:after="120"/>
    </w:pPr>
    <w:rPr>
      <w:i/>
    </w:rPr>
  </w:style>
  <w:style w:type="paragraph" w:styleId="15">
    <w:name w:val="Date"/>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styleId="16">
    <w:name w:val="Balloon Text"/>
    <w:basedOn w:val="1"/>
    <w:link w:val="74"/>
    <w:qFormat/>
    <w:uiPriority w:val="0"/>
    <w:pPr>
      <w:spacing w:after="0"/>
    </w:pPr>
    <w:rPr>
      <w:rFonts w:ascii="Segoe UI" w:hAnsi="Segoe UI" w:cs="Segoe UI"/>
      <w:sz w:val="18"/>
      <w:szCs w:val="18"/>
    </w:rPr>
  </w:style>
  <w:style w:type="paragraph" w:styleId="17">
    <w:name w:val="Subtitle"/>
    <w:basedOn w:val="11"/>
    <w:next w:val="3"/>
    <w:qFormat/>
    <w:uiPriority w:val="0"/>
    <w:pPr>
      <w:spacing w:before="240"/>
    </w:pPr>
    <w:rPr>
      <w:sz w:val="30"/>
      <w:szCs w:val="30"/>
    </w:rPr>
  </w:style>
  <w:style w:type="paragraph" w:styleId="18">
    <w:name w:val="footnote text"/>
    <w:basedOn w:val="1"/>
    <w:unhideWhenUsed/>
    <w:qFormat/>
    <w:uiPriority w:val="9"/>
  </w:style>
  <w:style w:type="character" w:styleId="20">
    <w:name w:val="Strong"/>
    <w:basedOn w:val="19"/>
    <w:qFormat/>
    <w:uiPriority w:val="0"/>
    <w:rPr>
      <w:b/>
      <w:bCs/>
    </w:rPr>
  </w:style>
  <w:style w:type="character" w:styleId="21">
    <w:name w:val="annotation reference"/>
    <w:basedOn w:val="19"/>
    <w:qFormat/>
    <w:uiPriority w:val="0"/>
    <w:rPr>
      <w:sz w:val="16"/>
      <w:szCs w:val="16"/>
    </w:rPr>
  </w:style>
  <w:style w:type="character" w:styleId="22">
    <w:name w:val="Emphasis"/>
    <w:basedOn w:val="19"/>
    <w:qFormat/>
    <w:uiPriority w:val="20"/>
    <w:rPr>
      <w:i/>
      <w:iCs/>
    </w:rPr>
  </w:style>
  <w:style w:type="character" w:styleId="23">
    <w:name w:val="line number"/>
    <w:basedOn w:val="19"/>
    <w:qFormat/>
    <w:uiPriority w:val="0"/>
  </w:style>
  <w:style w:type="character" w:styleId="24">
    <w:name w:val="footnote reference"/>
    <w:basedOn w:val="25"/>
    <w:qFormat/>
    <w:uiPriority w:val="0"/>
    <w:rPr>
      <w:vertAlign w:val="superscript"/>
    </w:rPr>
  </w:style>
  <w:style w:type="character" w:customStyle="1" w:styleId="25">
    <w:name w:val="Body Text Char"/>
    <w:basedOn w:val="19"/>
    <w:link w:val="3"/>
    <w:qFormat/>
    <w:uiPriority w:val="0"/>
  </w:style>
  <w:style w:type="character" w:styleId="26">
    <w:name w:val="Hyperlink"/>
    <w:basedOn w:val="25"/>
    <w:qFormat/>
    <w:uiPriority w:val="0"/>
    <w:rPr>
      <w:color w:val="4F81BD" w:themeColor="accent1"/>
      <w14:textFill>
        <w14:solidFill>
          <w14:schemeClr w14:val="accent1"/>
        </w14:solidFill>
      </w14:textFill>
    </w:rPr>
  </w:style>
  <w:style w:type="table" w:styleId="28">
    <w:name w:val="Table Grid"/>
    <w:basedOn w:val="2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9">
    <w:name w:val="First Paragraph"/>
    <w:basedOn w:val="3"/>
    <w:next w:val="3"/>
    <w:qFormat/>
    <w:uiPriority w:val="0"/>
  </w:style>
  <w:style w:type="paragraph" w:customStyle="1" w:styleId="30">
    <w:name w:val="Compact"/>
    <w:basedOn w:val="3"/>
    <w:qFormat/>
    <w:uiPriority w:val="0"/>
    <w:pPr>
      <w:spacing w:before="36" w:after="36"/>
    </w:pPr>
  </w:style>
  <w:style w:type="paragraph" w:customStyle="1" w:styleId="31">
    <w:name w:val="Author"/>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customStyle="1" w:styleId="32">
    <w:name w:val="Abstract"/>
    <w:basedOn w:val="1"/>
    <w:next w:val="3"/>
    <w:qFormat/>
    <w:uiPriority w:val="0"/>
    <w:pPr>
      <w:keepNext/>
      <w:keepLines/>
      <w:spacing w:before="300" w:after="300"/>
    </w:pPr>
    <w:rPr>
      <w:sz w:val="20"/>
      <w:szCs w:val="20"/>
    </w:rPr>
  </w:style>
  <w:style w:type="paragraph" w:customStyle="1" w:styleId="33">
    <w:name w:val="Bibliography1"/>
    <w:basedOn w:val="1"/>
    <w:qFormat/>
    <w:uiPriority w:val="0"/>
  </w:style>
  <w:style w:type="paragraph" w:customStyle="1" w:styleId="34">
    <w:name w:val="Definition Term"/>
    <w:basedOn w:val="1"/>
    <w:next w:val="35"/>
    <w:qFormat/>
    <w:uiPriority w:val="0"/>
    <w:pPr>
      <w:keepNext/>
      <w:keepLines/>
      <w:spacing w:after="0"/>
    </w:pPr>
    <w:rPr>
      <w:b/>
    </w:rPr>
  </w:style>
  <w:style w:type="paragraph" w:customStyle="1" w:styleId="35">
    <w:name w:val="Definition"/>
    <w:basedOn w:val="1"/>
    <w:qFormat/>
    <w:uiPriority w:val="0"/>
  </w:style>
  <w:style w:type="paragraph" w:customStyle="1" w:styleId="36">
    <w:name w:val="Table Caption"/>
    <w:basedOn w:val="14"/>
    <w:qFormat/>
    <w:uiPriority w:val="0"/>
    <w:pPr>
      <w:keepNext/>
    </w:pPr>
  </w:style>
  <w:style w:type="paragraph" w:customStyle="1" w:styleId="37">
    <w:name w:val="Image Caption"/>
    <w:basedOn w:val="14"/>
    <w:qFormat/>
    <w:uiPriority w:val="0"/>
  </w:style>
  <w:style w:type="paragraph" w:customStyle="1" w:styleId="38">
    <w:name w:val="Figure"/>
    <w:basedOn w:val="1"/>
    <w:qFormat/>
    <w:uiPriority w:val="0"/>
  </w:style>
  <w:style w:type="paragraph" w:customStyle="1" w:styleId="39">
    <w:name w:val="Figure with Caption"/>
    <w:basedOn w:val="38"/>
    <w:qFormat/>
    <w:uiPriority w:val="0"/>
    <w:pPr>
      <w:keepNext/>
    </w:pPr>
  </w:style>
  <w:style w:type="character" w:customStyle="1" w:styleId="40">
    <w:name w:val="Verbatim Char"/>
    <w:basedOn w:val="25"/>
    <w:link w:val="41"/>
    <w:qFormat/>
    <w:uiPriority w:val="0"/>
    <w:rPr>
      <w:rFonts w:ascii="Consolas" w:hAnsi="Consolas"/>
      <w:sz w:val="22"/>
    </w:rPr>
  </w:style>
  <w:style w:type="paragraph" w:customStyle="1" w:styleId="41">
    <w:name w:val="Source Code"/>
    <w:basedOn w:val="1"/>
    <w:link w:val="40"/>
    <w:qFormat/>
    <w:uiPriority w:val="0"/>
    <w:pPr>
      <w:wordWrap w:val="0"/>
    </w:pPr>
  </w:style>
  <w:style w:type="paragraph" w:customStyle="1" w:styleId="42">
    <w:name w:val="TOC Heading1"/>
    <w:basedOn w:val="2"/>
    <w:next w:val="3"/>
    <w:unhideWhenUsed/>
    <w:qFormat/>
    <w:uiPriority w:val="39"/>
    <w:pPr>
      <w:spacing w:before="240"/>
      <w:outlineLvl w:val="9"/>
    </w:pPr>
    <w:rPr>
      <w:b w:val="0"/>
      <w:bCs w:val="0"/>
      <w:color w:val="376092" w:themeColor="accent1" w:themeShade="BF"/>
    </w:rPr>
  </w:style>
  <w:style w:type="character" w:customStyle="1" w:styleId="43">
    <w:name w:val="KeywordTok"/>
    <w:basedOn w:val="40"/>
    <w:qFormat/>
    <w:uiPriority w:val="0"/>
    <w:rPr>
      <w:rFonts w:ascii="Consolas" w:hAnsi="Consolas"/>
      <w:b/>
      <w:color w:val="007020"/>
      <w:sz w:val="22"/>
    </w:rPr>
  </w:style>
  <w:style w:type="character" w:customStyle="1" w:styleId="44">
    <w:name w:val="DataTypeTok"/>
    <w:basedOn w:val="40"/>
    <w:qFormat/>
    <w:uiPriority w:val="0"/>
    <w:rPr>
      <w:rFonts w:ascii="Consolas" w:hAnsi="Consolas"/>
      <w:color w:val="902000"/>
      <w:sz w:val="22"/>
    </w:rPr>
  </w:style>
  <w:style w:type="character" w:customStyle="1" w:styleId="45">
    <w:name w:val="DecValTok"/>
    <w:basedOn w:val="40"/>
    <w:qFormat/>
    <w:uiPriority w:val="0"/>
    <w:rPr>
      <w:rFonts w:ascii="Consolas" w:hAnsi="Consolas"/>
      <w:color w:val="40A070"/>
      <w:sz w:val="22"/>
    </w:rPr>
  </w:style>
  <w:style w:type="character" w:customStyle="1" w:styleId="46">
    <w:name w:val="BaseNTok"/>
    <w:basedOn w:val="40"/>
    <w:qFormat/>
    <w:uiPriority w:val="0"/>
    <w:rPr>
      <w:rFonts w:ascii="Consolas" w:hAnsi="Consolas"/>
      <w:color w:val="40A070"/>
      <w:sz w:val="22"/>
    </w:rPr>
  </w:style>
  <w:style w:type="character" w:customStyle="1" w:styleId="47">
    <w:name w:val="FloatTok"/>
    <w:basedOn w:val="40"/>
    <w:qFormat/>
    <w:uiPriority w:val="0"/>
    <w:rPr>
      <w:rFonts w:ascii="Consolas" w:hAnsi="Consolas"/>
      <w:color w:val="40A070"/>
      <w:sz w:val="22"/>
    </w:rPr>
  </w:style>
  <w:style w:type="character" w:customStyle="1" w:styleId="48">
    <w:name w:val="ConstantTok"/>
    <w:basedOn w:val="40"/>
    <w:qFormat/>
    <w:uiPriority w:val="0"/>
    <w:rPr>
      <w:rFonts w:ascii="Consolas" w:hAnsi="Consolas"/>
      <w:color w:val="880000"/>
      <w:sz w:val="22"/>
    </w:rPr>
  </w:style>
  <w:style w:type="character" w:customStyle="1" w:styleId="49">
    <w:name w:val="CharTok"/>
    <w:basedOn w:val="40"/>
    <w:qFormat/>
    <w:uiPriority w:val="0"/>
    <w:rPr>
      <w:rFonts w:ascii="Consolas" w:hAnsi="Consolas"/>
      <w:color w:val="4070A0"/>
      <w:sz w:val="22"/>
    </w:rPr>
  </w:style>
  <w:style w:type="character" w:customStyle="1" w:styleId="50">
    <w:name w:val="SpecialCharTok"/>
    <w:basedOn w:val="40"/>
    <w:qFormat/>
    <w:uiPriority w:val="0"/>
    <w:rPr>
      <w:rFonts w:ascii="Consolas" w:hAnsi="Consolas"/>
      <w:color w:val="4070A0"/>
      <w:sz w:val="22"/>
    </w:rPr>
  </w:style>
  <w:style w:type="character" w:customStyle="1" w:styleId="51">
    <w:name w:val="StringTok"/>
    <w:basedOn w:val="40"/>
    <w:qFormat/>
    <w:uiPriority w:val="0"/>
    <w:rPr>
      <w:rFonts w:ascii="Consolas" w:hAnsi="Consolas"/>
      <w:color w:val="4070A0"/>
      <w:sz w:val="22"/>
    </w:rPr>
  </w:style>
  <w:style w:type="character" w:customStyle="1" w:styleId="52">
    <w:name w:val="VerbatimStringTok"/>
    <w:basedOn w:val="40"/>
    <w:qFormat/>
    <w:uiPriority w:val="0"/>
    <w:rPr>
      <w:rFonts w:ascii="Consolas" w:hAnsi="Consolas"/>
      <w:color w:val="4070A0"/>
      <w:sz w:val="22"/>
    </w:rPr>
  </w:style>
  <w:style w:type="character" w:customStyle="1" w:styleId="53">
    <w:name w:val="SpecialStringTok"/>
    <w:basedOn w:val="40"/>
    <w:qFormat/>
    <w:uiPriority w:val="0"/>
    <w:rPr>
      <w:rFonts w:ascii="Consolas" w:hAnsi="Consolas"/>
      <w:color w:val="BB6688"/>
      <w:sz w:val="22"/>
    </w:rPr>
  </w:style>
  <w:style w:type="character" w:customStyle="1" w:styleId="54">
    <w:name w:val="ImportTok"/>
    <w:basedOn w:val="40"/>
    <w:qFormat/>
    <w:uiPriority w:val="0"/>
    <w:rPr>
      <w:rFonts w:ascii="Consolas" w:hAnsi="Consolas"/>
      <w:sz w:val="22"/>
    </w:rPr>
  </w:style>
  <w:style w:type="character" w:customStyle="1" w:styleId="55">
    <w:name w:val="CommentTok"/>
    <w:basedOn w:val="40"/>
    <w:qFormat/>
    <w:uiPriority w:val="0"/>
    <w:rPr>
      <w:rFonts w:ascii="Consolas" w:hAnsi="Consolas"/>
      <w:i/>
      <w:color w:val="60A0B0"/>
      <w:sz w:val="22"/>
    </w:rPr>
  </w:style>
  <w:style w:type="character" w:customStyle="1" w:styleId="56">
    <w:name w:val="DocumentationTok"/>
    <w:basedOn w:val="40"/>
    <w:qFormat/>
    <w:uiPriority w:val="0"/>
    <w:rPr>
      <w:rFonts w:ascii="Consolas" w:hAnsi="Consolas"/>
      <w:i/>
      <w:color w:val="BA2121"/>
      <w:sz w:val="22"/>
    </w:rPr>
  </w:style>
  <w:style w:type="character" w:customStyle="1" w:styleId="57">
    <w:name w:val="AnnotationTok"/>
    <w:basedOn w:val="40"/>
    <w:qFormat/>
    <w:uiPriority w:val="0"/>
    <w:rPr>
      <w:rFonts w:ascii="Consolas" w:hAnsi="Consolas"/>
      <w:b/>
      <w:i/>
      <w:color w:val="60A0B0"/>
      <w:sz w:val="22"/>
    </w:rPr>
  </w:style>
  <w:style w:type="character" w:customStyle="1" w:styleId="58">
    <w:name w:val="CommentVarTok"/>
    <w:basedOn w:val="40"/>
    <w:qFormat/>
    <w:uiPriority w:val="0"/>
    <w:rPr>
      <w:rFonts w:ascii="Consolas" w:hAnsi="Consolas"/>
      <w:b/>
      <w:i/>
      <w:color w:val="60A0B0"/>
      <w:sz w:val="22"/>
    </w:rPr>
  </w:style>
  <w:style w:type="character" w:customStyle="1" w:styleId="59">
    <w:name w:val="OtherTok"/>
    <w:basedOn w:val="40"/>
    <w:qFormat/>
    <w:uiPriority w:val="0"/>
    <w:rPr>
      <w:rFonts w:ascii="Consolas" w:hAnsi="Consolas"/>
      <w:color w:val="007020"/>
      <w:sz w:val="22"/>
    </w:rPr>
  </w:style>
  <w:style w:type="character" w:customStyle="1" w:styleId="60">
    <w:name w:val="FunctionTok"/>
    <w:basedOn w:val="40"/>
    <w:qFormat/>
    <w:uiPriority w:val="0"/>
    <w:rPr>
      <w:rFonts w:ascii="Consolas" w:hAnsi="Consolas"/>
      <w:color w:val="06287E"/>
      <w:sz w:val="22"/>
    </w:rPr>
  </w:style>
  <w:style w:type="character" w:customStyle="1" w:styleId="61">
    <w:name w:val="VariableTok"/>
    <w:basedOn w:val="40"/>
    <w:qFormat/>
    <w:uiPriority w:val="0"/>
    <w:rPr>
      <w:rFonts w:ascii="Consolas" w:hAnsi="Consolas"/>
      <w:color w:val="19177C"/>
      <w:sz w:val="22"/>
    </w:rPr>
  </w:style>
  <w:style w:type="character" w:customStyle="1" w:styleId="62">
    <w:name w:val="ControlFlowTok"/>
    <w:basedOn w:val="40"/>
    <w:qFormat/>
    <w:uiPriority w:val="0"/>
    <w:rPr>
      <w:rFonts w:ascii="Consolas" w:hAnsi="Consolas"/>
      <w:b/>
      <w:color w:val="007020"/>
      <w:sz w:val="22"/>
    </w:rPr>
  </w:style>
  <w:style w:type="character" w:customStyle="1" w:styleId="63">
    <w:name w:val="OperatorTok"/>
    <w:basedOn w:val="40"/>
    <w:qFormat/>
    <w:uiPriority w:val="0"/>
    <w:rPr>
      <w:rFonts w:ascii="Consolas" w:hAnsi="Consolas"/>
      <w:color w:val="666666"/>
      <w:sz w:val="22"/>
    </w:rPr>
  </w:style>
  <w:style w:type="character" w:customStyle="1" w:styleId="64">
    <w:name w:val="BuiltInTok"/>
    <w:basedOn w:val="40"/>
    <w:qFormat/>
    <w:uiPriority w:val="0"/>
    <w:rPr>
      <w:rFonts w:ascii="Consolas" w:hAnsi="Consolas"/>
      <w:sz w:val="22"/>
    </w:rPr>
  </w:style>
  <w:style w:type="character" w:customStyle="1" w:styleId="65">
    <w:name w:val="ExtensionTok"/>
    <w:basedOn w:val="40"/>
    <w:qFormat/>
    <w:uiPriority w:val="0"/>
    <w:rPr>
      <w:rFonts w:ascii="Consolas" w:hAnsi="Consolas"/>
      <w:sz w:val="22"/>
    </w:rPr>
  </w:style>
  <w:style w:type="character" w:customStyle="1" w:styleId="66">
    <w:name w:val="PreprocessorTok"/>
    <w:basedOn w:val="40"/>
    <w:qFormat/>
    <w:uiPriority w:val="0"/>
    <w:rPr>
      <w:rFonts w:ascii="Consolas" w:hAnsi="Consolas"/>
      <w:color w:val="BC7A00"/>
      <w:sz w:val="22"/>
    </w:rPr>
  </w:style>
  <w:style w:type="character" w:customStyle="1" w:styleId="67">
    <w:name w:val="AttributeTok"/>
    <w:basedOn w:val="40"/>
    <w:qFormat/>
    <w:uiPriority w:val="0"/>
    <w:rPr>
      <w:rFonts w:ascii="Consolas" w:hAnsi="Consolas"/>
      <w:color w:val="7D9029"/>
      <w:sz w:val="22"/>
    </w:rPr>
  </w:style>
  <w:style w:type="character" w:customStyle="1" w:styleId="68">
    <w:name w:val="RegionMarkerTok"/>
    <w:basedOn w:val="40"/>
    <w:qFormat/>
    <w:uiPriority w:val="0"/>
    <w:rPr>
      <w:rFonts w:ascii="Consolas" w:hAnsi="Consolas"/>
      <w:sz w:val="22"/>
    </w:rPr>
  </w:style>
  <w:style w:type="character" w:customStyle="1" w:styleId="69">
    <w:name w:val="InformationTok"/>
    <w:basedOn w:val="40"/>
    <w:qFormat/>
    <w:uiPriority w:val="0"/>
    <w:rPr>
      <w:rFonts w:ascii="Consolas" w:hAnsi="Consolas"/>
      <w:b/>
      <w:i/>
      <w:color w:val="60A0B0"/>
      <w:sz w:val="22"/>
    </w:rPr>
  </w:style>
  <w:style w:type="character" w:customStyle="1" w:styleId="70">
    <w:name w:val="WarningTok"/>
    <w:basedOn w:val="40"/>
    <w:qFormat/>
    <w:uiPriority w:val="0"/>
    <w:rPr>
      <w:rFonts w:ascii="Consolas" w:hAnsi="Consolas"/>
      <w:b/>
      <w:i/>
      <w:color w:val="60A0B0"/>
      <w:sz w:val="22"/>
    </w:rPr>
  </w:style>
  <w:style w:type="character" w:customStyle="1" w:styleId="71">
    <w:name w:val="AlertTok"/>
    <w:basedOn w:val="40"/>
    <w:qFormat/>
    <w:uiPriority w:val="0"/>
    <w:rPr>
      <w:rFonts w:ascii="Consolas" w:hAnsi="Consolas"/>
      <w:b/>
      <w:color w:val="FF0000"/>
      <w:sz w:val="22"/>
    </w:rPr>
  </w:style>
  <w:style w:type="character" w:customStyle="1" w:styleId="72">
    <w:name w:val="ErrorTok"/>
    <w:basedOn w:val="40"/>
    <w:qFormat/>
    <w:uiPriority w:val="0"/>
    <w:rPr>
      <w:rFonts w:ascii="Consolas" w:hAnsi="Consolas"/>
      <w:b/>
      <w:color w:val="FF0000"/>
      <w:sz w:val="22"/>
    </w:rPr>
  </w:style>
  <w:style w:type="character" w:customStyle="1" w:styleId="73">
    <w:name w:val="NormalTok"/>
    <w:basedOn w:val="40"/>
    <w:qFormat/>
    <w:uiPriority w:val="0"/>
    <w:rPr>
      <w:rFonts w:ascii="Consolas" w:hAnsi="Consolas"/>
      <w:sz w:val="22"/>
    </w:rPr>
  </w:style>
  <w:style w:type="character" w:customStyle="1" w:styleId="74">
    <w:name w:val="Balloon Text Char"/>
    <w:basedOn w:val="19"/>
    <w:link w:val="16"/>
    <w:qFormat/>
    <w:uiPriority w:val="0"/>
    <w:rPr>
      <w:rFonts w:ascii="Segoe UI" w:hAnsi="Segoe UI" w:cs="Segoe UI" w:eastAsiaTheme="minorHAnsi"/>
      <w:sz w:val="18"/>
      <w:szCs w:val="18"/>
      <w:lang w:val="en-US" w:eastAsia="en-US"/>
    </w:rPr>
  </w:style>
  <w:style w:type="character" w:customStyle="1" w:styleId="75">
    <w:name w:val="Comment Text Char"/>
    <w:basedOn w:val="19"/>
    <w:link w:val="10"/>
    <w:qFormat/>
    <w:uiPriority w:val="0"/>
    <w:rPr>
      <w:rFonts w:asciiTheme="minorHAnsi" w:hAnsiTheme="minorHAnsi" w:eastAsiaTheme="minorHAnsi" w:cstheme="minorBidi"/>
      <w:sz w:val="24"/>
      <w:szCs w:val="24"/>
      <w:lang w:val="en-US" w:eastAsia="en-US"/>
    </w:rPr>
  </w:style>
  <w:style w:type="character" w:customStyle="1" w:styleId="76">
    <w:name w:val="Comment Subject Char"/>
    <w:basedOn w:val="75"/>
    <w:link w:val="13"/>
    <w:qFormat/>
    <w:uiPriority w:val="0"/>
    <w:rPr>
      <w:rFonts w:asciiTheme="minorHAnsi" w:hAnsiTheme="minorHAnsi" w:eastAsiaTheme="minorHAnsi" w:cstheme="minorBidi"/>
      <w:b/>
      <w:bCs/>
      <w:sz w:val="24"/>
      <w:szCs w:val="24"/>
      <w:lang w:val="en-US" w:eastAsia="en-US"/>
    </w:rPr>
  </w:style>
  <w:style w:type="character" w:customStyle="1" w:styleId="77">
    <w:name w:val="Unresolved Mention"/>
    <w:basedOn w:val="1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4.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8D0F222AD3FA048B2F8B24DA30F3E87" ma:contentTypeVersion="13" ma:contentTypeDescription="Create a new document." ma:contentTypeScope="" ma:versionID="1cf1ecd992677d573172cf77ece78156">
  <xsd:schema xmlns:xsd="http://www.w3.org/2001/XMLSchema" xmlns:xs="http://www.w3.org/2001/XMLSchema" xmlns:p="http://schemas.microsoft.com/office/2006/metadata/properties" xmlns:ns3="1fca28b1-b1ba-464f-8e00-d2e7b9e9acef" xmlns:ns4="18351af7-55a6-4fdf-9e2a-f2c889aa0ac6" targetNamespace="http://schemas.microsoft.com/office/2006/metadata/properties" ma:root="true" ma:fieldsID="71cd12769b404669acd114b8cab90b10" ns3:_="" ns4:_="">
    <xsd:import namespace="1fca28b1-b1ba-464f-8e00-d2e7b9e9acef"/>
    <xsd:import namespace="18351af7-55a6-4fdf-9e2a-f2c889aa0ac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ca28b1-b1ba-464f-8e00-d2e7b9e9a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351af7-55a6-4fdf-9e2a-f2c889aa0ac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BE78E2-53A6-458C-A0F8-FA4183B8F6EB}">
  <ds:schemaRefs/>
</ds:datastoreItem>
</file>

<file path=customXml/itemProps3.xml><?xml version="1.0" encoding="utf-8"?>
<ds:datastoreItem xmlns:ds="http://schemas.openxmlformats.org/officeDocument/2006/customXml" ds:itemID="{406F70A1-CD10-46E6-9A69-C4A311236580}">
  <ds:schemaRefs/>
</ds:datastoreItem>
</file>

<file path=customXml/itemProps4.xml><?xml version="1.0" encoding="utf-8"?>
<ds:datastoreItem xmlns:ds="http://schemas.openxmlformats.org/officeDocument/2006/customXml" ds:itemID="{51A25836-D9E8-4076-849E-34AADF6C24FD}">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10463</Words>
  <Characters>59640</Characters>
  <Lines>497</Lines>
  <Paragraphs>139</Paragraphs>
  <TotalTime>0</TotalTime>
  <ScaleCrop>false</ScaleCrop>
  <LinksUpToDate>false</LinksUpToDate>
  <CharactersWithSpaces>69964</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2020-10-02T18:35:00Z</dcterms:created>
  <dc:creator>gorgens</dc:creator>
  <cp:lastModifiedBy>Unknown</cp:lastModifiedBy>
  <dcterms:modified xsi:type="dcterms:W3CDTF">2020-10-05T14:47:28Z</dcterms:modified>
  <dc:title>Resource availability and disturbance shape maximum tree height across the Amazon</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1046-11.2.0.9684</vt:lpwstr>
  </property>
  <property fmtid="{D5CDD505-2E9C-101B-9397-08002B2CF9AE}" pid="3" name="ContentTypeId">
    <vt:lpwstr>0x01010088D0F222AD3FA048B2F8B24DA30F3E87</vt:lpwstr>
  </property>
</Properties>
</file>